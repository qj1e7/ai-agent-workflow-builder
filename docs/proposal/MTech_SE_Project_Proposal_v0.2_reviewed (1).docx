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AD069" w14:textId="77777777" w:rsidR="000F403E" w:rsidRDefault="00EF1F23">
      <w:pPr>
        <w:spacing w:after="60"/>
        <w:jc w:val="center"/>
        <w:rPr>
          <w:rFonts w:ascii="Arial Narrow" w:hAnsi="Arial Narrow"/>
          <w:b/>
          <w:caps/>
          <w:spacing w:val="40"/>
          <w:sz w:val="24"/>
        </w:rPr>
      </w:pPr>
      <w:r>
        <w:rPr>
          <w:rFonts w:ascii="Arial Narrow" w:hAnsi="Arial Narrow"/>
          <w:b/>
          <w:caps/>
          <w:spacing w:val="40"/>
          <w:sz w:val="24"/>
        </w:rPr>
        <w:t>Capstone Project PROPOSAL</w:t>
      </w:r>
    </w:p>
    <w:tbl>
      <w:tblPr>
        <w:tblW w:w="0" w:type="auto"/>
        <w:tblLayout w:type="fixed"/>
        <w:tblLook w:val="04A0" w:firstRow="1" w:lastRow="0" w:firstColumn="1" w:lastColumn="0" w:noHBand="0" w:noVBand="1"/>
      </w:tblPr>
      <w:tblGrid>
        <w:gridCol w:w="2448"/>
        <w:gridCol w:w="6300"/>
      </w:tblGrid>
      <w:tr w:rsidR="000F403E" w14:paraId="68510D8C" w14:textId="77777777">
        <w:tc>
          <w:tcPr>
            <w:tcW w:w="2448" w:type="dxa"/>
            <w:tcBorders>
              <w:top w:val="single" w:sz="12" w:space="0" w:color="auto"/>
              <w:left w:val="single" w:sz="12" w:space="0" w:color="auto"/>
              <w:bottom w:val="single" w:sz="6" w:space="0" w:color="auto"/>
            </w:tcBorders>
          </w:tcPr>
          <w:p w14:paraId="478A102E" w14:textId="77777777" w:rsidR="000F403E" w:rsidRDefault="00EF1F23">
            <w:pPr>
              <w:ind w:left="360" w:right="-18" w:hanging="360"/>
              <w:jc w:val="both"/>
              <w:rPr>
                <w:rFonts w:ascii="Arial Narrow" w:hAnsi="Arial Narrow"/>
                <w:b/>
              </w:rPr>
            </w:pPr>
            <w:r>
              <w:rPr>
                <w:rFonts w:ascii="Arial Narrow" w:hAnsi="Arial Narrow"/>
                <w:b/>
              </w:rPr>
              <w:t>1.</w:t>
            </w:r>
            <w:r>
              <w:rPr>
                <w:rFonts w:ascii="Arial Narrow" w:hAnsi="Arial Narrow"/>
                <w:b/>
              </w:rPr>
              <w:tab/>
              <w:t>Project Title:</w:t>
            </w:r>
          </w:p>
        </w:tc>
        <w:tc>
          <w:tcPr>
            <w:tcW w:w="6300" w:type="dxa"/>
            <w:tcBorders>
              <w:top w:val="single" w:sz="12" w:space="0" w:color="auto"/>
              <w:bottom w:val="single" w:sz="6" w:space="0" w:color="auto"/>
              <w:right w:val="single" w:sz="12" w:space="0" w:color="auto"/>
            </w:tcBorders>
          </w:tcPr>
          <w:p w14:paraId="169B8BDB" w14:textId="3AFE5BFF" w:rsidR="000F403E" w:rsidRDefault="0082196E">
            <w:pPr>
              <w:ind w:right="166"/>
              <w:jc w:val="both"/>
              <w:rPr>
                <w:rFonts w:ascii="Arial" w:hAnsi="Arial" w:cs="Arial"/>
                <w:b/>
                <w:lang w:eastAsia="zh-Hans"/>
              </w:rPr>
            </w:pPr>
            <w:r>
              <w:rPr>
                <w:rFonts w:ascii="Arial" w:hAnsi="Arial" w:cs="Arial"/>
                <w:b/>
                <w:lang w:eastAsia="zh-Hans"/>
              </w:rPr>
              <w:t>Flint: An AI Agent Platform for Building Operations Workflows</w:t>
            </w:r>
          </w:p>
        </w:tc>
      </w:tr>
      <w:tr w:rsidR="000F403E" w14:paraId="7F3DBDC6" w14:textId="77777777">
        <w:tc>
          <w:tcPr>
            <w:tcW w:w="2448" w:type="dxa"/>
            <w:tcBorders>
              <w:top w:val="single" w:sz="6" w:space="0" w:color="auto"/>
              <w:left w:val="single" w:sz="12" w:space="0" w:color="auto"/>
            </w:tcBorders>
          </w:tcPr>
          <w:p w14:paraId="0881AE85" w14:textId="77777777" w:rsidR="000F403E" w:rsidRDefault="00EF1F23">
            <w:pPr>
              <w:ind w:left="360" w:right="-18" w:hanging="360"/>
              <w:jc w:val="both"/>
              <w:rPr>
                <w:rFonts w:ascii="Arial Narrow" w:hAnsi="Arial Narrow"/>
                <w:b/>
              </w:rPr>
            </w:pPr>
            <w:r>
              <w:rPr>
                <w:rFonts w:ascii="Arial Narrow" w:hAnsi="Arial Narrow"/>
                <w:b/>
              </w:rPr>
              <w:t>2.</w:t>
            </w:r>
            <w:r>
              <w:rPr>
                <w:rFonts w:ascii="Arial Narrow" w:hAnsi="Arial Narrow"/>
                <w:b/>
              </w:rPr>
              <w:tab/>
              <w:t>Project Members:</w:t>
            </w:r>
          </w:p>
        </w:tc>
        <w:tc>
          <w:tcPr>
            <w:tcW w:w="6300" w:type="dxa"/>
            <w:tcBorders>
              <w:top w:val="single" w:sz="6" w:space="0" w:color="auto"/>
              <w:right w:val="single" w:sz="12" w:space="0" w:color="auto"/>
            </w:tcBorders>
          </w:tcPr>
          <w:p w14:paraId="7210E50D" w14:textId="77777777" w:rsidR="000F403E" w:rsidRPr="00FB46B3" w:rsidRDefault="00AB7A94">
            <w:pPr>
              <w:jc w:val="both"/>
              <w:rPr>
                <w:rFonts w:ascii="Arial" w:hAnsi="Arial" w:cs="Arial"/>
                <w:iCs/>
                <w:lang w:eastAsia="zh-Hans"/>
              </w:rPr>
            </w:pPr>
            <w:r>
              <w:rPr>
                <w:rFonts w:ascii="Arial" w:hAnsi="Arial" w:cs="Arial"/>
                <w:iCs/>
                <w:lang w:eastAsia="zh-Hans"/>
              </w:rPr>
              <w:t>Samuel Pang</w:t>
            </w:r>
          </w:p>
          <w:p w14:paraId="0D302188" w14:textId="77777777" w:rsidR="00D645EC" w:rsidRPr="00FB46B3" w:rsidRDefault="00D645EC" w:rsidP="00D645EC">
            <w:pPr>
              <w:jc w:val="both"/>
              <w:rPr>
                <w:rFonts w:ascii="Arial" w:hAnsi="Arial" w:cs="Arial"/>
                <w:iCs/>
                <w:lang w:eastAsia="zh-Hans"/>
              </w:rPr>
            </w:pPr>
            <w:r>
              <w:rPr>
                <w:rFonts w:ascii="Arial" w:hAnsi="Arial" w:cs="Arial"/>
                <w:iCs/>
                <w:lang w:eastAsia="zh-Hans"/>
              </w:rPr>
              <w:t>Koh Chen Xiang Alvin</w:t>
            </w:r>
          </w:p>
          <w:p w14:paraId="0A8310FD" w14:textId="77777777" w:rsidR="00AB7A94" w:rsidRPr="00FB46B3" w:rsidRDefault="00AB7A94">
            <w:pPr>
              <w:jc w:val="both"/>
              <w:rPr>
                <w:rFonts w:ascii="Arial" w:hAnsi="Arial" w:cs="Arial"/>
                <w:iCs/>
                <w:lang w:eastAsia="zh-Hans"/>
              </w:rPr>
            </w:pPr>
            <w:r>
              <w:rPr>
                <w:rFonts w:ascii="Arial" w:hAnsi="Arial" w:cs="Arial"/>
                <w:iCs/>
                <w:lang w:eastAsia="zh-Hans"/>
              </w:rPr>
              <w:t>Qian Jie</w:t>
            </w:r>
          </w:p>
          <w:p w14:paraId="612F5E53" w14:textId="77777777" w:rsidR="00BB15D0" w:rsidRPr="00FB46B3" w:rsidRDefault="00BB15D0">
            <w:pPr>
              <w:jc w:val="both"/>
              <w:rPr>
                <w:rFonts w:ascii="Arial" w:hAnsi="Arial" w:cs="Arial"/>
                <w:iCs/>
                <w:lang w:eastAsia="zh-Hans"/>
              </w:rPr>
            </w:pPr>
            <w:r>
              <w:rPr>
                <w:rFonts w:ascii="Arial" w:hAnsi="Arial" w:cs="Arial"/>
                <w:iCs/>
                <w:lang w:eastAsia="zh-Hans"/>
              </w:rPr>
              <w:t>Sang Hui Wee</w:t>
            </w:r>
          </w:p>
          <w:p w14:paraId="71427AA1" w14:textId="77777777" w:rsidR="00BB15D0" w:rsidRPr="00FB46B3" w:rsidRDefault="00BB15D0">
            <w:pPr>
              <w:jc w:val="both"/>
              <w:rPr>
                <w:rFonts w:ascii="Arial" w:hAnsi="Arial" w:cs="Arial"/>
                <w:iCs/>
                <w:lang w:eastAsia="zh-Hans"/>
              </w:rPr>
            </w:pPr>
            <w:r>
              <w:rPr>
                <w:rFonts w:ascii="Arial" w:hAnsi="Arial" w:cs="Arial"/>
                <w:iCs/>
                <w:lang w:eastAsia="zh-Hans"/>
              </w:rPr>
              <w:t>Zeng Qingtao</w:t>
            </w:r>
          </w:p>
          <w:p w14:paraId="1E676295" w14:textId="77777777" w:rsidR="00AB7A94" w:rsidRDefault="00AB7A94">
            <w:pPr>
              <w:jc w:val="both"/>
              <w:rPr>
                <w:rFonts w:ascii="Arial Narrow" w:hAnsi="Arial Narrow"/>
                <w:i/>
                <w:lang w:eastAsia="zh-Hans"/>
              </w:rPr>
            </w:pPr>
          </w:p>
        </w:tc>
      </w:tr>
      <w:tr w:rsidR="000F403E" w14:paraId="49F630B3" w14:textId="77777777">
        <w:tc>
          <w:tcPr>
            <w:tcW w:w="2448" w:type="dxa"/>
            <w:tcBorders>
              <w:top w:val="single" w:sz="6" w:space="0" w:color="auto"/>
              <w:left w:val="single" w:sz="12" w:space="0" w:color="auto"/>
              <w:bottom w:val="single" w:sz="6" w:space="0" w:color="auto"/>
            </w:tcBorders>
          </w:tcPr>
          <w:p w14:paraId="7EA6585A" w14:textId="77777777" w:rsidR="000F403E" w:rsidRDefault="00EF1F23">
            <w:pPr>
              <w:ind w:left="360" w:right="-18" w:hanging="360"/>
              <w:jc w:val="both"/>
              <w:rPr>
                <w:rFonts w:ascii="Arial Narrow" w:hAnsi="Arial Narrow"/>
                <w:b/>
              </w:rPr>
            </w:pPr>
            <w:r>
              <w:rPr>
                <w:rFonts w:ascii="Arial Narrow" w:hAnsi="Arial Narrow"/>
                <w:b/>
              </w:rPr>
              <w:t>3.</w:t>
            </w:r>
            <w:r>
              <w:rPr>
                <w:rFonts w:ascii="Arial Narrow" w:hAnsi="Arial Narrow"/>
                <w:b/>
              </w:rPr>
              <w:tab/>
              <w:t>Sponsor/Client:</w:t>
            </w:r>
          </w:p>
        </w:tc>
        <w:tc>
          <w:tcPr>
            <w:tcW w:w="6300" w:type="dxa"/>
            <w:tcBorders>
              <w:top w:val="single" w:sz="6" w:space="0" w:color="auto"/>
              <w:bottom w:val="single" w:sz="6" w:space="0" w:color="auto"/>
              <w:right w:val="single" w:sz="12" w:space="0" w:color="auto"/>
            </w:tcBorders>
          </w:tcPr>
          <w:p w14:paraId="4E98659D" w14:textId="77777777" w:rsidR="000F403E" w:rsidRDefault="00BB15D0">
            <w:pPr>
              <w:ind w:right="166"/>
              <w:jc w:val="both"/>
              <w:rPr>
                <w:rFonts w:ascii="Arial" w:hAnsi="Arial" w:cs="Arial"/>
                <w:bCs/>
              </w:rPr>
            </w:pPr>
            <w:r>
              <w:rPr>
                <w:rFonts w:ascii="Arial" w:hAnsi="Arial" w:cs="Arial"/>
                <w:bCs/>
              </w:rPr>
              <w:t>NCS Pte Ltd</w:t>
            </w:r>
          </w:p>
          <w:p w14:paraId="477F07AF" w14:textId="77777777" w:rsidR="000F403E" w:rsidRDefault="000F403E">
            <w:pPr>
              <w:ind w:right="166"/>
              <w:jc w:val="both"/>
              <w:rPr>
                <w:rFonts w:ascii="Arial" w:hAnsi="Arial" w:cs="Arial"/>
                <w:bCs/>
              </w:rPr>
            </w:pPr>
          </w:p>
          <w:p w14:paraId="6F56A1A2" w14:textId="77777777" w:rsidR="000F403E" w:rsidRDefault="00C12FAB">
            <w:pPr>
              <w:ind w:right="166"/>
              <w:jc w:val="both"/>
              <w:rPr>
                <w:rFonts w:ascii="Arial" w:hAnsi="Arial" w:cs="Arial"/>
                <w:bCs/>
              </w:rPr>
            </w:pPr>
            <w:r>
              <w:rPr>
                <w:rFonts w:ascii="Arial" w:hAnsi="Arial" w:cs="Arial"/>
                <w:bCs/>
              </w:rPr>
              <w:t>5 Ang Mo Kio Street 62, NCS Hub, Singapore 569141.</w:t>
            </w:r>
          </w:p>
          <w:p w14:paraId="6983B49E" w14:textId="77777777" w:rsidR="00C12FAB" w:rsidRDefault="00C12FAB">
            <w:pPr>
              <w:ind w:right="166"/>
              <w:jc w:val="both"/>
              <w:rPr>
                <w:rFonts w:ascii="Arial" w:hAnsi="Arial" w:cs="Arial"/>
                <w:bCs/>
              </w:rPr>
            </w:pPr>
          </w:p>
          <w:p w14:paraId="7CB4F978" w14:textId="77777777" w:rsidR="00583167" w:rsidRDefault="00BE3E86">
            <w:pPr>
              <w:ind w:right="166"/>
              <w:jc w:val="both"/>
              <w:rPr>
                <w:rFonts w:ascii="Arial" w:hAnsi="Arial" w:cs="Arial"/>
                <w:bCs/>
              </w:rPr>
            </w:pPr>
            <w:r>
              <w:rPr>
                <w:rFonts w:ascii="Arial" w:hAnsi="Arial" w:cs="Arial"/>
                <w:bCs/>
              </w:rPr>
              <w:t xml:space="preserve">Csaba Elekes </w:t>
            </w:r>
          </w:p>
          <w:p w14:paraId="45D37C43" w14:textId="77777777" w:rsidR="00583167" w:rsidRDefault="00583167">
            <w:pPr>
              <w:ind w:right="166"/>
              <w:jc w:val="both"/>
              <w:rPr>
                <w:rFonts w:ascii="Arial" w:hAnsi="Arial" w:cs="Arial"/>
                <w:bCs/>
              </w:rPr>
            </w:pPr>
          </w:p>
          <w:p w14:paraId="5D52DFFE" w14:textId="77777777" w:rsidR="00583167" w:rsidRDefault="00BE3E86">
            <w:pPr>
              <w:ind w:right="166"/>
              <w:jc w:val="both"/>
              <w:rPr>
                <w:rFonts w:ascii="Arial" w:hAnsi="Arial" w:cs="Arial"/>
                <w:bCs/>
              </w:rPr>
            </w:pPr>
            <w:hyperlink r:id="rId10" w:history="1">
              <w:r>
                <w:rPr>
                  <w:rStyle w:val="Hyperlink"/>
                  <w:rFonts w:ascii="Arial" w:hAnsi="Arial" w:cs="Arial"/>
                  <w:bCs/>
                </w:rPr>
                <w:t>csaba.elekes@ncs.com.sg</w:t>
              </w:r>
            </w:hyperlink>
          </w:p>
          <w:p w14:paraId="4F680251" w14:textId="77777777" w:rsidR="00BE3E86" w:rsidRDefault="00BE3E86">
            <w:pPr>
              <w:ind w:right="166"/>
              <w:jc w:val="both"/>
              <w:rPr>
                <w:rFonts w:ascii="Arial" w:hAnsi="Arial" w:cs="Arial"/>
                <w:bCs/>
              </w:rPr>
            </w:pPr>
          </w:p>
          <w:p w14:paraId="642DBE9B" w14:textId="77777777" w:rsidR="00583167" w:rsidRDefault="009B3E80">
            <w:pPr>
              <w:ind w:right="166"/>
              <w:jc w:val="both"/>
              <w:rPr>
                <w:rFonts w:ascii="Arial" w:hAnsi="Arial" w:cs="Arial"/>
              </w:rPr>
            </w:pPr>
            <w:del w:id="0" w:author="Claude" w:date="2026-10-06T00:00:00Z" w16du:dateUtc="2026-10-06T00:00:00Z">
              <w:r w:rsidRPr="69616B65" w:rsidDel="009B3E80">
                <w:rPr>
                  <w:rFonts w:ascii="Arial" w:hAnsi="Arial" w:cs="Arial"/>
                </w:rPr>
                <w:delText>85337891</w:delText>
              </w:r>
            </w:del>
            <w:r w:rsidRPr="5A297310">
              <w:rPr>
                <w:rFonts w:ascii="Arial" w:hAnsi="Arial" w:cs="Arial"/>
                <w:highlight w:val="yellow"/>
              </w:rPr>
              <w:t>+</w:t>
            </w:r>
            <w:ins w:id="1" w:author="Claude" w:date="2026-10-06T00:00:00Z" w16du:dateUtc="2026-10-06T00:00:00Z">
              <w:r w:rsidRPr="5A297310">
                <w:rPr>
                  <w:rFonts w:ascii="Arial" w:hAnsi="Arial" w:cs="Arial"/>
                  <w:highlight w:val="yellow"/>
                </w:rPr>
                <w:t>65 8533 7891</w:t>
              </w:r>
            </w:ins>
          </w:p>
        </w:tc>
      </w:tr>
      <w:tr w:rsidR="000F403E" w14:paraId="5D177D00" w14:textId="77777777">
        <w:tc>
          <w:tcPr>
            <w:tcW w:w="2448" w:type="dxa"/>
            <w:tcBorders>
              <w:top w:val="single" w:sz="6" w:space="0" w:color="auto"/>
              <w:left w:val="single" w:sz="12" w:space="0" w:color="auto"/>
              <w:bottom w:val="single" w:sz="6" w:space="0" w:color="auto"/>
            </w:tcBorders>
          </w:tcPr>
          <w:p w14:paraId="04B72E8E" w14:textId="77777777" w:rsidR="000F403E" w:rsidRDefault="00EF1F23">
            <w:pPr>
              <w:ind w:left="360" w:right="-18" w:hanging="360"/>
              <w:jc w:val="both"/>
              <w:rPr>
                <w:rFonts w:ascii="Arial Narrow" w:hAnsi="Arial Narrow"/>
                <w:b/>
              </w:rPr>
            </w:pPr>
            <w:r>
              <w:rPr>
                <w:rFonts w:ascii="Arial Narrow" w:hAnsi="Arial Narrow"/>
                <w:b/>
              </w:rPr>
              <w:t>4.</w:t>
            </w:r>
            <w:r>
              <w:rPr>
                <w:rFonts w:ascii="Arial Narrow" w:hAnsi="Arial Narrow"/>
                <w:b/>
              </w:rPr>
              <w:tab/>
              <w:t>Aims/Objectives:</w:t>
            </w:r>
          </w:p>
        </w:tc>
        <w:tc>
          <w:tcPr>
            <w:tcW w:w="6300" w:type="dxa"/>
            <w:tcBorders>
              <w:top w:val="single" w:sz="6" w:space="0" w:color="auto"/>
              <w:bottom w:val="single" w:sz="6" w:space="0" w:color="auto"/>
              <w:right w:val="single" w:sz="12" w:space="0" w:color="auto"/>
            </w:tcBorders>
          </w:tcPr>
          <w:p w14:paraId="0281A3CE" w14:textId="77777777" w:rsidR="003C0FEB" w:rsidRPr="00271412" w:rsidRDefault="0050119C" w:rsidP="003C0FEB">
            <w:pPr>
              <w:ind w:right="166"/>
              <w:jc w:val="both"/>
              <w:rPr>
                <w:rFonts w:ascii="Arial" w:hAnsi="Arial" w:cs="Arial"/>
                <w:bCs/>
                <w:color w:val="000000" w:themeColor="text1"/>
              </w:rPr>
            </w:pPr>
            <w:r>
              <w:rPr>
                <w:rFonts w:ascii="Arial" w:hAnsi="Arial" w:cs="Arial"/>
                <w:bCs/>
                <w:color w:val="000000" w:themeColor="text1"/>
              </w:rPr>
              <w:t>The aim of this project is to develop and demonstrate Flint, an AI-powered operations automation platform that lets non-technical support staff automate routine operational tasks by describing them in plain English. A team of AI agents carries out the work, people approve every important step in Microsoft Teams, and every run is recorded as audit evidence.</w:t>
            </w:r>
          </w:p>
          <w:p w14:paraId="4275BB60" w14:textId="77777777" w:rsidR="0050119C" w:rsidRDefault="0050119C" w:rsidP="003C0FEB">
            <w:pPr>
              <w:ind w:right="166"/>
              <w:jc w:val="both"/>
              <w:rPr>
                <w:rFonts w:ascii="Arial" w:hAnsi="Arial" w:cs="Arial"/>
                <w:bCs/>
              </w:rPr>
            </w:pPr>
          </w:p>
          <w:p w14:paraId="39A22BCB" w14:textId="77777777" w:rsidR="0050119C" w:rsidRDefault="0050119C" w:rsidP="003C0FEB">
            <w:pPr>
              <w:ind w:right="166"/>
              <w:jc w:val="both"/>
              <w:rPr>
                <w:rFonts w:ascii="Arial" w:hAnsi="Arial" w:cs="Arial"/>
                <w:bCs/>
              </w:rPr>
            </w:pPr>
            <w:r>
              <w:rPr>
                <w:rFonts w:ascii="Arial" w:hAnsi="Arial" w:cs="Arial"/>
                <w:bCs/>
              </w:rPr>
              <w:t>Key Objectives include:</w:t>
            </w:r>
          </w:p>
          <w:p w14:paraId="1D76D407" w14:textId="77777777" w:rsidR="0050119C" w:rsidRDefault="00722DBA" w:rsidP="0050119C">
            <w:pPr>
              <w:pStyle w:val="ListParagraph"/>
              <w:numPr>
                <w:ilvl w:val="0"/>
                <w:numId w:val="4"/>
              </w:numPr>
              <w:ind w:right="166"/>
              <w:jc w:val="both"/>
              <w:rPr>
                <w:rFonts w:ascii="Arial" w:hAnsi="Arial" w:cs="Arial"/>
                <w:bCs/>
              </w:rPr>
            </w:pPr>
            <w:r>
              <w:rPr>
                <w:rFonts w:ascii="Arial" w:hAnsi="Arial" w:cs="Arial"/>
                <w:bCs/>
              </w:rPr>
              <w:t>Prove end-to-end platform viability through a Minimum Viable Product (MVP) demonstrating an automated public release check (a new release on a public GitHub project)</w:t>
            </w:r>
            <w:del w:id="2" w:author="Claude" w:date="2026-10-06T00:00:00Z">
              <w:r>
                <w:rPr>
                  <w:rFonts w:ascii="Arial" w:hAnsi="Arial" w:cs="Arial"/>
                  <w:bCs/>
                </w:rPr>
                <w:delText xml:space="preserve"> with human-in-the-loop approval.</w:delText>
              </w:r>
            </w:del>
            <w:ins w:id="3" w:author="Claude" w:date="2026-10-06T00:00:00Z">
              <w:r>
                <w:rPr>
                  <w:rFonts w:ascii="Arial" w:hAnsi="Arial" w:cs="Arial"/>
                  <w:bCs/>
                  <w:highlight w:val="yellow"/>
                </w:rPr>
                <w:t xml:space="preserve"> in which Scout detects the new release by comparing the project’s GitHub releases with the last-known release recorded in a Confluence tracking page, Analyst summarizes and rates it, an approver authorizes the action in Microsoft Teams, and Clerk creates a Jira ticket as the approved write action, with every step recorded as audit evidence.</w:t>
              </w:r>
            </w:ins>
          </w:p>
          <w:p w14:paraId="72B0DCBE" w14:textId="77777777" w:rsidR="00722DBA" w:rsidRDefault="00722DBA" w:rsidP="0050119C">
            <w:pPr>
              <w:pStyle w:val="ListParagraph"/>
              <w:numPr>
                <w:ilvl w:val="0"/>
                <w:numId w:val="4"/>
              </w:numPr>
              <w:ind w:right="166"/>
              <w:jc w:val="both"/>
              <w:rPr>
                <w:rFonts w:ascii="Arial" w:hAnsi="Arial" w:cs="Arial"/>
                <w:bCs/>
              </w:rPr>
            </w:pPr>
            <w:r>
              <w:rPr>
                <w:rFonts w:ascii="Arial" w:hAnsi="Arial" w:cs="Arial"/>
                <w:bCs/>
              </w:rPr>
              <w:t>Implement agent orchestration with LangGraph, using a lead agent, Striker (the Room lead), that reads each request and brings in specialized agents (Scout, Analyst, Messenger, Clerk) to carry out the work</w:t>
            </w:r>
          </w:p>
          <w:p w14:paraId="06115AD1" w14:textId="77777777" w:rsidR="00722DBA" w:rsidRDefault="00722DBA" w:rsidP="0050119C">
            <w:pPr>
              <w:pStyle w:val="ListParagraph"/>
              <w:numPr>
                <w:ilvl w:val="0"/>
                <w:numId w:val="4"/>
              </w:numPr>
              <w:ind w:right="166"/>
              <w:jc w:val="both"/>
              <w:rPr>
                <w:rFonts w:ascii="Arial" w:hAnsi="Arial" w:cs="Arial"/>
                <w:bCs/>
              </w:rPr>
            </w:pPr>
            <w:r>
              <w:rPr>
                <w:rFonts w:ascii="Arial" w:hAnsi="Arial" w:cs="Arial"/>
                <w:bCs/>
              </w:rPr>
              <w:t>Let non-technical support staff build new automations through a conversation in the Forge (the Agent Room), without writing code, and watch the agents work live on an animated stage and a one-page system view (the Spark Map)</w:t>
            </w:r>
          </w:p>
          <w:p w14:paraId="62D5A5B7" w14:textId="77777777" w:rsidR="00722DBA" w:rsidRDefault="00722DBA" w:rsidP="0050119C">
            <w:pPr>
              <w:pStyle w:val="ListParagraph"/>
              <w:numPr>
                <w:ilvl w:val="0"/>
                <w:numId w:val="4"/>
              </w:numPr>
              <w:ind w:right="166"/>
              <w:jc w:val="both"/>
              <w:rPr>
                <w:rFonts w:ascii="Arial" w:hAnsi="Arial" w:cs="Arial"/>
                <w:bCs/>
              </w:rPr>
            </w:pPr>
            <w:r>
              <w:rPr>
                <w:rFonts w:ascii="Arial" w:hAnsi="Arial" w:cs="Arial"/>
                <w:bCs/>
              </w:rPr>
              <w:t>Establish approval and governance controls so that no system change happens without explicit human approval, with approval requests posted to Microsoft Teams.</w:t>
            </w:r>
          </w:p>
          <w:p w14:paraId="39435A9D" w14:textId="77777777" w:rsidR="00722DBA" w:rsidRDefault="00722DBA" w:rsidP="0050119C">
            <w:pPr>
              <w:pStyle w:val="ListParagraph"/>
              <w:numPr>
                <w:ilvl w:val="0"/>
                <w:numId w:val="4"/>
              </w:numPr>
              <w:ind w:right="166"/>
              <w:jc w:val="both"/>
              <w:rPr>
                <w:rFonts w:ascii="Arial" w:hAnsi="Arial" w:cs="Arial"/>
                <w:bCs/>
              </w:rPr>
            </w:pPr>
            <w:r>
              <w:rPr>
                <w:rFonts w:ascii="Arial" w:hAnsi="Arial" w:cs="Arial"/>
                <w:bCs/>
              </w:rPr>
              <w:t>Create reusable automation patterns that can be saved, approved by an approver who did not build them, and executed on autopilot for recurring operational tasks</w:t>
            </w:r>
            <w:ins w:id="4" w:author="Claude" w:date="2026-10-06T00:00:00Z">
              <w:r>
                <w:rPr>
                  <w:rFonts w:ascii="Arial" w:hAnsi="Arial" w:cs="Arial"/>
                  <w:bCs/>
                  <w:highlight w:val="yellow"/>
                </w:rPr>
                <w:t>; even in autopilot mode, every write step still pauses for explicit approval in Teams</w:t>
              </w:r>
            </w:ins>
          </w:p>
          <w:p w14:paraId="67F7F98C" w14:textId="77777777" w:rsidR="00722DBA" w:rsidRDefault="00722DBA" w:rsidP="0050119C">
            <w:pPr>
              <w:pStyle w:val="ListParagraph"/>
              <w:numPr>
                <w:ilvl w:val="0"/>
                <w:numId w:val="4"/>
              </w:numPr>
              <w:ind w:right="166"/>
              <w:jc w:val="both"/>
              <w:rPr>
                <w:rFonts w:ascii="Arial" w:hAnsi="Arial" w:cs="Arial"/>
                <w:bCs/>
              </w:rPr>
            </w:pPr>
            <w:r>
              <w:rPr>
                <w:rFonts w:ascii="Arial" w:hAnsi="Arial" w:cs="Arial"/>
                <w:bCs/>
              </w:rPr>
              <w:t>Apply industry-standard DevOps practices including CI/CD pipelines, infrastructure as code, security scanning, and comprehensive testing</w:t>
            </w:r>
          </w:p>
          <w:p w14:paraId="2F2D58C3" w14:textId="77777777" w:rsidR="00722DBA" w:rsidRPr="0050119C" w:rsidRDefault="00271412" w:rsidP="0050119C">
            <w:pPr>
              <w:pStyle w:val="ListParagraph"/>
              <w:numPr>
                <w:ilvl w:val="0"/>
                <w:numId w:val="4"/>
              </w:numPr>
              <w:ind w:right="166"/>
              <w:jc w:val="both"/>
              <w:rPr>
                <w:rFonts w:ascii="Arial" w:hAnsi="Arial" w:cs="Arial"/>
                <w:bCs/>
              </w:rPr>
            </w:pPr>
            <w:r>
              <w:rPr>
                <w:rFonts w:ascii="Arial" w:hAnsi="Arial" w:cs="Arial"/>
                <w:bCs/>
              </w:rPr>
              <w:t>Demonstrate extensibility through a modular block-based architecture, extended in Phase 2 to the sponsor's use cases: Entra ID access reviews of AD groups and patch/release housekeeping (for example GitLab)</w:t>
            </w:r>
          </w:p>
          <w:p w14:paraId="79B2EFB4" w14:textId="77777777" w:rsidR="00722DBA" w:rsidRPr="0050119C" w:rsidRDefault="00271412" w:rsidP="0050119C">
            <w:pPr>
              <w:pStyle w:val="ListParagraph"/>
              <w:numPr>
                <w:ilvl w:val="0"/>
                <w:numId w:val="4"/>
              </w:numPr>
              <w:ind w:right="166"/>
              <w:jc w:val="both"/>
              <w:rPr>
                <w:rFonts w:ascii="Arial" w:hAnsi="Arial" w:cs="Arial"/>
                <w:bCs/>
              </w:rPr>
            </w:pPr>
            <w:r>
              <w:rPr>
                <w:rFonts w:ascii="Arial" w:hAnsi="Arial" w:cs="Arial"/>
                <w:bCs/>
              </w:rPr>
              <w:t>Keep the platform portable: Azure first, with cloud-specific parts behind connectors so it can be adapted to AWS</w:t>
            </w:r>
            <w:ins w:id="5" w:author="Claude" w:date="2026-10-06T00:00:00Z">
              <w:r>
                <w:rPr>
                  <w:rFonts w:ascii="Arial" w:hAnsi="Arial" w:cs="Arial"/>
                  <w:bCs/>
                  <w:highlight w:val="yellow"/>
                </w:rPr>
                <w:t>, which is a design constraint only (no AWS deployment is included in this project)</w:t>
              </w:r>
            </w:ins>
          </w:p>
          <w:p w14:paraId="60A2B570" w14:textId="77777777" w:rsidR="000F403E" w:rsidRDefault="000F403E">
            <w:pPr>
              <w:pStyle w:val="ListParagraph"/>
              <w:ind w:right="166"/>
              <w:jc w:val="both"/>
              <w:rPr>
                <w:rFonts w:ascii="Arial" w:hAnsi="Arial" w:cs="Arial"/>
                <w:bCs/>
              </w:rPr>
            </w:pPr>
          </w:p>
        </w:tc>
      </w:tr>
      <w:tr w:rsidR="000F403E" w14:paraId="252D4A56" w14:textId="77777777">
        <w:tc>
          <w:tcPr>
            <w:tcW w:w="2448" w:type="dxa"/>
            <w:tcBorders>
              <w:top w:val="single" w:sz="6" w:space="0" w:color="auto"/>
              <w:left w:val="single" w:sz="12" w:space="0" w:color="auto"/>
              <w:bottom w:val="single" w:sz="12" w:space="0" w:color="auto"/>
            </w:tcBorders>
          </w:tcPr>
          <w:p w14:paraId="692357BE" w14:textId="77777777" w:rsidR="000F403E" w:rsidRDefault="00EF1F23">
            <w:pPr>
              <w:ind w:left="360" w:right="-18" w:hanging="360"/>
              <w:jc w:val="both"/>
              <w:rPr>
                <w:rFonts w:ascii="Arial Narrow" w:hAnsi="Arial Narrow"/>
                <w:b/>
              </w:rPr>
            </w:pPr>
            <w:r>
              <w:rPr>
                <w:rFonts w:ascii="Arial Narrow" w:hAnsi="Arial Narrow"/>
                <w:b/>
              </w:rPr>
              <w:t>5.</w:t>
            </w:r>
            <w:r>
              <w:rPr>
                <w:rFonts w:ascii="Arial Narrow" w:hAnsi="Arial Narrow"/>
                <w:b/>
              </w:rPr>
              <w:tab/>
              <w:t>Requirements Overview:</w:t>
            </w:r>
          </w:p>
        </w:tc>
        <w:tc>
          <w:tcPr>
            <w:tcW w:w="6300" w:type="dxa"/>
            <w:tcBorders>
              <w:top w:val="single" w:sz="6" w:space="0" w:color="auto"/>
              <w:bottom w:val="single" w:sz="12" w:space="0" w:color="auto"/>
              <w:right w:val="single" w:sz="12" w:space="0" w:color="auto"/>
            </w:tcBorders>
          </w:tcPr>
          <w:p w14:paraId="0BE9FFB3" w14:textId="77777777" w:rsidR="00426BED" w:rsidRDefault="00426BED" w:rsidP="00426BED">
            <w:pPr>
              <w:jc w:val="both"/>
              <w:rPr>
                <w:rFonts w:ascii="Arial" w:hAnsi="Arial" w:cs="Arial"/>
                <w:bCs/>
              </w:rPr>
            </w:pPr>
            <w:r>
              <w:rPr>
                <w:rFonts w:ascii="Arial" w:hAnsi="Arial" w:cs="Arial"/>
                <w:bCs/>
              </w:rPr>
              <w:t>The following scope of work applies:</w:t>
            </w:r>
            <w:ins w:id="6" w:author="Claude" w:date="2026-10-06T00:00:00Z">
              <w:r>
                <w:rPr>
                  <w:rFonts w:ascii="Arial" w:hAnsi="Arial" w:cs="Arial"/>
                  <w:bCs/>
                  <w:highlight w:val="yellow"/>
                </w:rPr>
                <w:t xml:space="preserve"> Items below are tagged (M) must have, (S) should have, (C) could have</w:t>
              </w:r>
            </w:ins>
          </w:p>
          <w:p w14:paraId="2B032A2E" w14:textId="77777777" w:rsidR="00426BED" w:rsidRDefault="00ED5728" w:rsidP="00ED5728">
            <w:pPr>
              <w:pStyle w:val="ListParagraph"/>
              <w:numPr>
                <w:ilvl w:val="0"/>
                <w:numId w:val="15"/>
              </w:numPr>
              <w:jc w:val="both"/>
              <w:rPr>
                <w:rFonts w:ascii="Arial" w:hAnsi="Arial" w:cs="Arial"/>
                <w:bCs/>
              </w:rPr>
            </w:pPr>
            <w:r>
              <w:rPr>
                <w:rFonts w:ascii="Arial" w:hAnsi="Arial" w:cs="Arial"/>
                <w:bCs/>
              </w:rPr>
              <w:t>Frontend Development</w:t>
            </w:r>
          </w:p>
          <w:p w14:paraId="3375EA5F" w14:textId="77777777" w:rsidR="00ED5728" w:rsidRPr="00ED5728" w:rsidRDefault="00ED5728" w:rsidP="00ED5728">
            <w:pPr>
              <w:pStyle w:val="ListParagraph"/>
              <w:numPr>
                <w:ilvl w:val="0"/>
                <w:numId w:val="6"/>
              </w:numPr>
              <w:jc w:val="both"/>
              <w:rPr>
                <w:rFonts w:ascii="Arial" w:hAnsi="Arial" w:cs="Arial"/>
                <w:bCs/>
              </w:rPr>
            </w:pPr>
            <w:r>
              <w:rPr>
                <w:rFonts w:ascii="Arial" w:hAnsi="Arial" w:cs="Arial"/>
                <w:bCs/>
              </w:rPr>
              <w:t>The Forge (Agent Room) interface with real-time WebSocket-driven animations showing agent states, hand-offs, system interactions, and approval gates; saved use cases also run here in autopilot mode</w:t>
            </w:r>
            <w:ins w:id="7" w:author="Claude" w:date="2026-10-06T00:00:00Z">
              <w:r>
                <w:rPr>
                  <w:rFonts w:ascii="Arial" w:hAnsi="Arial" w:cs="Arial"/>
                  <w:bCs/>
                  <w:highlight w:val="yellow"/>
                </w:rPr>
                <w:t xml:space="preserve"> (M)</w:t>
              </w:r>
            </w:ins>
          </w:p>
          <w:p w14:paraId="4DAD192D" w14:textId="77777777" w:rsidR="00ED5728" w:rsidRPr="00ED5728" w:rsidRDefault="00ED5728" w:rsidP="00ED5728">
            <w:pPr>
              <w:pStyle w:val="ListParagraph"/>
              <w:numPr>
                <w:ilvl w:val="0"/>
                <w:numId w:val="6"/>
              </w:numPr>
              <w:jc w:val="both"/>
              <w:rPr>
                <w:rFonts w:ascii="Arial" w:hAnsi="Arial" w:cs="Arial"/>
                <w:bCs/>
              </w:rPr>
            </w:pPr>
            <w:r>
              <w:rPr>
                <w:rFonts w:ascii="Arial" w:hAnsi="Arial" w:cs="Arial"/>
                <w:bCs/>
              </w:rPr>
              <w:t>The Spark Map: a one-page live system view showing how each request flows through agents, blocks, systems and the approval gate</w:t>
            </w:r>
            <w:ins w:id="8" w:author="Claude" w:date="2026-10-06T00:00:00Z">
              <w:r>
                <w:rPr>
                  <w:rFonts w:ascii="Arial" w:hAnsi="Arial" w:cs="Arial"/>
                  <w:bCs/>
                  <w:highlight w:val="yellow"/>
                </w:rPr>
                <w:t xml:space="preserve"> (S)</w:t>
              </w:r>
            </w:ins>
          </w:p>
          <w:p w14:paraId="04ABA4F3" w14:textId="77777777" w:rsidR="00ED5728" w:rsidRPr="00ED5728" w:rsidRDefault="002B74DC" w:rsidP="00ED5728">
            <w:pPr>
              <w:pStyle w:val="ListParagraph"/>
              <w:numPr>
                <w:ilvl w:val="0"/>
                <w:numId w:val="6"/>
              </w:numPr>
              <w:jc w:val="both"/>
              <w:rPr>
                <w:rFonts w:ascii="Arial" w:hAnsi="Arial" w:cs="Arial"/>
                <w:bCs/>
              </w:rPr>
            </w:pPr>
            <w:r>
              <w:rPr>
                <w:rFonts w:ascii="Arial" w:hAnsi="Arial" w:cs="Arial"/>
                <w:bCs/>
              </w:rPr>
              <w:t>Approval panel for reviewing and authorizing use cases with permission summaries</w:t>
            </w:r>
            <w:ins w:id="9" w:author="Claude" w:date="2026-10-06T00:00:00Z">
              <w:r>
                <w:rPr>
                  <w:rFonts w:ascii="Arial" w:hAnsi="Arial" w:cs="Arial"/>
                  <w:bCs/>
                  <w:highlight w:val="yellow"/>
                </w:rPr>
                <w:t xml:space="preserve"> (M)</w:t>
              </w:r>
            </w:ins>
          </w:p>
          <w:p w14:paraId="47E3AA56" w14:textId="77777777" w:rsidR="00ED5728" w:rsidRPr="00ED5728" w:rsidRDefault="00ED5728" w:rsidP="00ED5728">
            <w:pPr>
              <w:pStyle w:val="ListParagraph"/>
              <w:numPr>
                <w:ilvl w:val="0"/>
                <w:numId w:val="6"/>
              </w:numPr>
              <w:jc w:val="both"/>
              <w:rPr>
                <w:rFonts w:ascii="Arial" w:hAnsi="Arial" w:cs="Arial"/>
                <w:bCs/>
              </w:rPr>
            </w:pPr>
            <w:r>
              <w:rPr>
                <w:rFonts w:ascii="Arial" w:hAnsi="Arial" w:cs="Arial"/>
                <w:bCs/>
              </w:rPr>
              <w:t>Microsoft Teams approval cards (Adaptive Cards) so approvers can approve or reject directly from the Teams channel</w:t>
            </w:r>
            <w:ins w:id="10" w:author="Claude" w:date="2026-10-06T00:00:00Z">
              <w:r>
                <w:rPr>
                  <w:rFonts w:ascii="Arial" w:hAnsi="Arial" w:cs="Arial"/>
                  <w:bCs/>
                  <w:highlight w:val="yellow"/>
                </w:rPr>
                <w:t xml:space="preserve"> (M)</w:t>
              </w:r>
            </w:ins>
          </w:p>
          <w:p w14:paraId="040A7798" w14:textId="77777777" w:rsidR="00ED5728" w:rsidRDefault="00ED5728" w:rsidP="00ED5728">
            <w:pPr>
              <w:pStyle w:val="ListParagraph"/>
              <w:numPr>
                <w:ilvl w:val="0"/>
                <w:numId w:val="6"/>
              </w:numPr>
              <w:jc w:val="both"/>
              <w:rPr>
                <w:rFonts w:ascii="Arial" w:hAnsi="Arial" w:cs="Arial"/>
                <w:bCs/>
              </w:rPr>
            </w:pPr>
            <w:r>
              <w:rPr>
                <w:rFonts w:ascii="Arial" w:hAnsi="Arial" w:cs="Arial"/>
                <w:bCs/>
              </w:rPr>
              <w:t>Role-based access control with two roles: Operator (builds and runs use cases) and Approver (approves writes during a run and new use cases, but never their own)</w:t>
            </w:r>
            <w:ins w:id="11" w:author="Claude" w:date="2026-10-06T00:00:00Z">
              <w:r>
                <w:rPr>
                  <w:rFonts w:ascii="Arial" w:hAnsi="Arial" w:cs="Arial"/>
                  <w:bCs/>
                  <w:highlight w:val="yellow"/>
                </w:rPr>
                <w:t>; a user may hold both roles but can never approve their own use case or their own write actions, and platform sign-in uses Microsoft Entra ID single sign-on</w:t>
              </w:r>
            </w:ins>
          </w:p>
          <w:p w14:paraId="209AA73C" w14:textId="77777777" w:rsidR="00ED5728" w:rsidRDefault="00ED5728" w:rsidP="00ED5728">
            <w:pPr>
              <w:pStyle w:val="ListParagraph"/>
              <w:numPr>
                <w:ilvl w:val="0"/>
                <w:numId w:val="15"/>
              </w:numPr>
              <w:jc w:val="both"/>
              <w:rPr>
                <w:rFonts w:ascii="Arial" w:hAnsi="Arial" w:cs="Arial"/>
                <w:bCs/>
              </w:rPr>
            </w:pPr>
            <w:r>
              <w:rPr>
                <w:rFonts w:ascii="Arial" w:hAnsi="Arial" w:cs="Arial"/>
                <w:bCs/>
              </w:rPr>
              <w:t>Backend Microservice Development</w:t>
            </w:r>
          </w:p>
          <w:p w14:paraId="680E784B" w14:textId="77777777" w:rsidR="007162AA" w:rsidRPr="007162AA" w:rsidRDefault="007162AA" w:rsidP="007162AA">
            <w:pPr>
              <w:pStyle w:val="ListParagraph"/>
              <w:numPr>
                <w:ilvl w:val="0"/>
                <w:numId w:val="2"/>
              </w:numPr>
              <w:jc w:val="both"/>
              <w:rPr>
                <w:rFonts w:ascii="Arial" w:hAnsi="Arial" w:cs="Arial"/>
                <w:bCs/>
              </w:rPr>
            </w:pPr>
            <w:r>
              <w:rPr>
                <w:rFonts w:ascii="Arial" w:hAnsi="Arial" w:cs="Arial"/>
                <w:bCs/>
              </w:rPr>
              <w:t>Agent engine built on LangGraph and LangChain, running agents from configuration files with block-based permissions and pausing safely at each approval</w:t>
            </w:r>
            <w:ins w:id="12" w:author="Claude" w:date="2026-10-06T00:00:00Z">
              <w:r>
                <w:rPr>
                  <w:rFonts w:ascii="Arial" w:hAnsi="Arial" w:cs="Arial"/>
                  <w:bCs/>
                  <w:highlight w:val="yellow"/>
                </w:rPr>
                <w:t xml:space="preserve"> (M)</w:t>
              </w:r>
            </w:ins>
          </w:p>
          <w:p w14:paraId="0E29CABD" w14:textId="77777777" w:rsidR="007162AA" w:rsidRPr="007162AA" w:rsidRDefault="007162AA" w:rsidP="007162AA">
            <w:pPr>
              <w:pStyle w:val="ListParagraph"/>
              <w:numPr>
                <w:ilvl w:val="0"/>
                <w:numId w:val="2"/>
              </w:numPr>
              <w:jc w:val="both"/>
              <w:rPr>
                <w:rFonts w:ascii="Arial" w:hAnsi="Arial" w:cs="Arial"/>
                <w:bCs/>
              </w:rPr>
            </w:pPr>
            <w:r>
              <w:rPr>
                <w:rFonts w:ascii="Arial" w:hAnsi="Arial" w:cs="Arial"/>
                <w:bCs/>
              </w:rPr>
              <w:t>Striker (Room lead) service using a large language model to interpret requests, plan workflows, and coordinate agent teams</w:t>
            </w:r>
            <w:ins w:id="13" w:author="Claude" w:date="2026-10-06T00:00:00Z">
              <w:r>
                <w:rPr>
                  <w:rFonts w:ascii="Arial" w:hAnsi="Arial" w:cs="Arial"/>
                  <w:bCs/>
                  <w:highlight w:val="yellow"/>
                </w:rPr>
                <w:t xml:space="preserve"> (M)</w:t>
              </w:r>
            </w:ins>
          </w:p>
          <w:p w14:paraId="745360F1" w14:textId="77777777" w:rsidR="007162AA" w:rsidRPr="007162AA" w:rsidRDefault="007162AA" w:rsidP="007162AA">
            <w:pPr>
              <w:pStyle w:val="ListParagraph"/>
              <w:numPr>
                <w:ilvl w:val="0"/>
                <w:numId w:val="2"/>
              </w:numPr>
              <w:jc w:val="both"/>
              <w:rPr>
                <w:rFonts w:ascii="Arial" w:hAnsi="Arial" w:cs="Arial"/>
                <w:bCs/>
              </w:rPr>
            </w:pPr>
            <w:r>
              <w:rPr>
                <w:rFonts w:ascii="Arial" w:hAnsi="Arial" w:cs="Arial"/>
                <w:bCs/>
              </w:rPr>
              <w:t>Four specialized agents: Scout (finds new releases</w:t>
            </w:r>
            <w:ins w:id="14" w:author="Claude" w:date="2026-10-06T00:00:00Z">
              <w:r>
                <w:rPr>
                  <w:rFonts w:ascii="Arial" w:hAnsi="Arial" w:cs="Arial"/>
                  <w:bCs/>
                  <w:highlight w:val="yellow"/>
                </w:rPr>
                <w:t xml:space="preserve"> by comparing the project’s GitHub releases with the last-known release recorded in a Confluence tracking page</w:t>
              </w:r>
            </w:ins>
            <w:r>
              <w:rPr>
                <w:rFonts w:ascii="Arial" w:hAnsi="Arial" w:cs="Arial"/>
                <w:bCs/>
              </w:rPr>
              <w:t>, read only), Analyst (summarizes and rates releases), Messenger (handles approvals in Teams), Clerk (the only agent that writes, and only after approval)</w:t>
            </w:r>
            <w:ins w:id="15" w:author="Claude" w:date="2026-10-06T00:00:00Z">
              <w:r>
                <w:rPr>
                  <w:rFonts w:ascii="Arial" w:hAnsi="Arial" w:cs="Arial"/>
                  <w:bCs/>
                  <w:highlight w:val="yellow"/>
                </w:rPr>
                <w:t xml:space="preserve"> (M)</w:t>
              </w:r>
            </w:ins>
          </w:p>
          <w:p w14:paraId="3DBAE4CD" w14:textId="77777777" w:rsidR="007162AA" w:rsidRPr="007162AA" w:rsidRDefault="007162AA" w:rsidP="007162AA">
            <w:pPr>
              <w:pStyle w:val="ListParagraph"/>
              <w:numPr>
                <w:ilvl w:val="0"/>
                <w:numId w:val="2"/>
              </w:numPr>
              <w:jc w:val="both"/>
              <w:rPr>
                <w:rFonts w:ascii="Arial" w:hAnsi="Arial" w:cs="Arial"/>
                <w:bCs/>
              </w:rPr>
            </w:pPr>
            <w:del w:id="16" w:author="Claude" w:date="2026-10-06T00:00:00Z">
              <w:r>
                <w:rPr>
                  <w:rFonts w:ascii="Arial" w:hAnsi="Arial" w:cs="Arial"/>
                  <w:bCs/>
                </w:rPr>
                <w:delText>Seven functional blocks: Read Confluence, Read GitHub, Summarize/Rate, Approval, Create Jira Ticket, Update Confluence, Save Evidence</w:delText>
              </w:r>
            </w:del>
            <w:ins w:id="17" w:author="Claude" w:date="2026-10-06T00:00:00Z">
              <w:r>
                <w:rPr>
                  <w:rFonts w:ascii="Arial" w:hAnsi="Arial" w:cs="Arial"/>
                  <w:bCs/>
                  <w:highlight w:val="yellow"/>
                </w:rPr>
                <w:t>Six MVP functional blocks: Read Confluence, Read GitHub, Summarize/Rate, Approval, Create Jira Ticket, Save Evidence; Update Confluence is added in Phase 2 (M)</w:t>
              </w:r>
            </w:ins>
          </w:p>
          <w:p w14:paraId="45E87200" w14:textId="77777777" w:rsidR="007162AA" w:rsidRPr="007162AA" w:rsidRDefault="007162AA" w:rsidP="007162AA">
            <w:pPr>
              <w:pStyle w:val="ListParagraph"/>
              <w:numPr>
                <w:ilvl w:val="0"/>
                <w:numId w:val="2"/>
              </w:numPr>
              <w:jc w:val="both"/>
              <w:rPr>
                <w:rFonts w:ascii="Arial" w:hAnsi="Arial" w:cs="Arial"/>
                <w:bCs/>
              </w:rPr>
            </w:pPr>
            <w:r>
              <w:rPr>
                <w:rFonts w:ascii="Arial" w:hAnsi="Arial" w:cs="Arial"/>
                <w:bCs/>
              </w:rPr>
              <w:t>Connector framework with real and mock implementations for GitHub, Confluence, Jira, Teams, and evidence storage</w:t>
            </w:r>
            <w:ins w:id="18" w:author="Claude" w:date="2026-10-06T00:00:00Z">
              <w:r>
                <w:rPr>
                  <w:rFonts w:ascii="Arial" w:hAnsi="Arial" w:cs="Arial"/>
                  <w:bCs/>
                  <w:highlight w:val="yellow"/>
                </w:rPr>
                <w:t xml:space="preserve"> (M)</w:t>
              </w:r>
            </w:ins>
          </w:p>
          <w:p w14:paraId="016A4890" w14:textId="77777777" w:rsidR="007162AA" w:rsidRPr="007162AA" w:rsidRDefault="007162AA" w:rsidP="007162AA">
            <w:pPr>
              <w:pStyle w:val="ListParagraph"/>
              <w:numPr>
                <w:ilvl w:val="0"/>
                <w:numId w:val="2"/>
              </w:numPr>
              <w:jc w:val="both"/>
              <w:rPr>
                <w:rFonts w:ascii="Arial" w:hAnsi="Arial" w:cs="Arial"/>
                <w:bCs/>
              </w:rPr>
            </w:pPr>
            <w:r>
              <w:rPr>
                <w:rFonts w:ascii="Arial" w:hAnsi="Arial" w:cs="Arial"/>
                <w:bCs/>
              </w:rPr>
              <w:t>Event-driven architecture streaming events over WebSocket, with Postgres for application state and saved run checkpoints</w:t>
            </w:r>
            <w:ins w:id="19" w:author="Claude" w:date="2026-10-06T00:00:00Z">
              <w:r>
                <w:rPr>
                  <w:rFonts w:ascii="Arial" w:hAnsi="Arial" w:cs="Arial"/>
                  <w:bCs/>
                  <w:highlight w:val="yellow"/>
                </w:rPr>
                <w:t>, and Cosmos DB (NoSQL) for the event log and evidence records (M)</w:t>
              </w:r>
            </w:ins>
          </w:p>
          <w:p w14:paraId="656E78A1" w14:textId="77777777" w:rsidR="007162AA" w:rsidRPr="007162AA" w:rsidRDefault="007162AA" w:rsidP="007162AA">
            <w:pPr>
              <w:pStyle w:val="ListParagraph"/>
              <w:numPr>
                <w:ilvl w:val="0"/>
                <w:numId w:val="2"/>
              </w:numPr>
              <w:jc w:val="both"/>
              <w:rPr>
                <w:rFonts w:ascii="Arial" w:hAnsi="Arial" w:cs="Arial"/>
                <w:bCs/>
              </w:rPr>
            </w:pPr>
            <w:r>
              <w:rPr>
                <w:rFonts w:ascii="Arial" w:hAnsi="Arial" w:cs="Arial"/>
                <w:bCs/>
              </w:rPr>
              <w:t>Agent tracing and monitoring with Langfuse (self-hosted)</w:t>
            </w:r>
            <w:ins w:id="20" w:author="Claude" w:date="2026-10-06T00:00:00Z">
              <w:r>
                <w:rPr>
                  <w:rFonts w:ascii="Arial" w:hAnsi="Arial" w:cs="Arial"/>
                  <w:bCs/>
                  <w:highlight w:val="yellow"/>
                </w:rPr>
                <w:t>, deployed on Azure Container Apps and provisioned with Terraform in the dev/demo environment (M)</w:t>
              </w:r>
            </w:ins>
          </w:p>
          <w:p w14:paraId="5A169ACB" w14:textId="77777777" w:rsidR="007162AA" w:rsidRPr="007162AA" w:rsidRDefault="007162AA" w:rsidP="007162AA">
            <w:pPr>
              <w:pStyle w:val="ListParagraph"/>
              <w:numPr>
                <w:ilvl w:val="0"/>
                <w:numId w:val="2"/>
              </w:numPr>
              <w:jc w:val="both"/>
              <w:rPr>
                <w:rFonts w:ascii="Arial" w:hAnsi="Arial" w:cs="Arial"/>
                <w:bCs/>
              </w:rPr>
            </w:pPr>
            <w:r>
              <w:rPr>
                <w:rFonts w:ascii="Arial" w:hAnsi="Arial" w:cs="Arial"/>
                <w:bCs/>
              </w:rPr>
              <w:t>Domain-driven design of the microservices</w:t>
            </w:r>
            <w:ins w:id="21" w:author="Claude" w:date="2026-10-06T00:00:00Z">
              <w:r>
                <w:rPr>
                  <w:rFonts w:ascii="Arial" w:hAnsi="Arial" w:cs="Arial"/>
                  <w:bCs/>
                  <w:highlight w:val="yellow"/>
                </w:rPr>
                <w:t xml:space="preserve"> (a frontend service, an agent-orchestration service, and integration connectors)</w:t>
              </w:r>
            </w:ins>
            <w:r>
              <w:rPr>
                <w:rFonts w:ascii="Arial" w:hAnsi="Arial" w:cs="Arial"/>
                <w:bCs/>
              </w:rPr>
              <w:t>, with an ERD for relational data</w:t>
            </w:r>
            <w:ins w:id="22" w:author="Claude" w:date="2026-10-06T00:00:00Z">
              <w:r>
                <w:rPr>
                  <w:rFonts w:ascii="Arial" w:hAnsi="Arial" w:cs="Arial"/>
                  <w:bCs/>
                  <w:highlight w:val="yellow"/>
                </w:rPr>
                <w:t xml:space="preserve"> in PostgreSQL</w:t>
              </w:r>
            </w:ins>
            <w:r>
              <w:rPr>
                <w:rFonts w:ascii="Arial" w:hAnsi="Arial" w:cs="Arial"/>
                <w:bCs/>
              </w:rPr>
              <w:t xml:space="preserve"> and a NoSQL</w:t>
            </w:r>
            <w:ins w:id="23" w:author="Claude" w:date="2026-10-06T00:00:00Z">
              <w:r>
                <w:rPr>
                  <w:rFonts w:ascii="Arial" w:hAnsi="Arial" w:cs="Arial"/>
                  <w:bCs/>
                  <w:highlight w:val="yellow"/>
                </w:rPr>
                <w:t xml:space="preserve"> (Cosmos DB)</w:t>
              </w:r>
            </w:ins>
            <w:r>
              <w:rPr>
                <w:rFonts w:ascii="Arial" w:hAnsi="Arial" w:cs="Arial"/>
                <w:bCs/>
              </w:rPr>
              <w:t xml:space="preserve"> design for the event log and evidence records</w:t>
            </w:r>
          </w:p>
          <w:p w14:paraId="303D4F0A" w14:textId="77777777" w:rsidR="00ED5728" w:rsidRDefault="007162AA" w:rsidP="007162AA">
            <w:pPr>
              <w:pStyle w:val="ListParagraph"/>
              <w:numPr>
                <w:ilvl w:val="0"/>
                <w:numId w:val="2"/>
              </w:numPr>
              <w:jc w:val="both"/>
              <w:rPr>
                <w:rFonts w:ascii="Arial" w:hAnsi="Arial" w:cs="Arial"/>
                <w:bCs/>
              </w:rPr>
            </w:pPr>
            <w:r>
              <w:rPr>
                <w:rFonts w:ascii="Arial" w:hAnsi="Arial" w:cs="Arial"/>
                <w:bCs/>
              </w:rPr>
              <w:t>Use case management supporting versioning, scheduling configuration, and approval workflows</w:t>
            </w:r>
            <w:ins w:id="24" w:author="Claude" w:date="2026-10-06T00:00:00Z">
              <w:r>
                <w:rPr>
                  <w:rFonts w:ascii="Arial" w:hAnsi="Arial" w:cs="Arial"/>
                  <w:bCs/>
                  <w:highlight w:val="yellow"/>
                </w:rPr>
                <w:t xml:space="preserve"> (S)</w:t>
              </w:r>
            </w:ins>
          </w:p>
          <w:p w14:paraId="3B0DFEB0" w14:textId="77777777" w:rsidR="002B4718" w:rsidRDefault="00451B27" w:rsidP="002B4718">
            <w:pPr>
              <w:pStyle w:val="ListParagraph"/>
              <w:numPr>
                <w:ilvl w:val="0"/>
                <w:numId w:val="15"/>
              </w:numPr>
              <w:jc w:val="both"/>
              <w:rPr>
                <w:rFonts w:ascii="Arial" w:hAnsi="Arial" w:cs="Arial"/>
                <w:bCs/>
              </w:rPr>
            </w:pPr>
            <w:r>
              <w:rPr>
                <w:rFonts w:ascii="Arial" w:hAnsi="Arial" w:cs="Arial"/>
                <w:bCs/>
              </w:rPr>
              <w:t>CI/CD and DevOps Practices</w:t>
            </w:r>
          </w:p>
          <w:p w14:paraId="22F0676D" w14:textId="77777777" w:rsidR="00451B27" w:rsidRDefault="00451B27" w:rsidP="00451B27">
            <w:pPr>
              <w:pStyle w:val="ListParagraph"/>
              <w:numPr>
                <w:ilvl w:val="0"/>
                <w:numId w:val="10"/>
              </w:numPr>
              <w:jc w:val="both"/>
              <w:rPr>
                <w:rFonts w:ascii="Arial" w:hAnsi="Arial" w:cs="Arial"/>
                <w:bCs/>
              </w:rPr>
            </w:pPr>
            <w:r>
              <w:rPr>
                <w:rFonts w:ascii="Arial" w:hAnsi="Arial" w:cs="Arial"/>
                <w:bCs/>
              </w:rPr>
              <w:t>Automated build pipeline with unit testing, SAST (Static Application Security Testing), DAST (Dynamic Application Security Testing), and container security scanning</w:t>
            </w:r>
            <w:ins w:id="25" w:author="Claude" w:date="2026-10-06T00:00:00Z">
              <w:r>
                <w:rPr>
                  <w:rFonts w:ascii="Arial" w:hAnsi="Arial" w:cs="Arial"/>
                  <w:bCs/>
                  <w:highlight w:val="yellow"/>
                </w:rPr>
                <w:t xml:space="preserve"> (M)</w:t>
              </w:r>
            </w:ins>
          </w:p>
          <w:p w14:paraId="7BBC90FE" w14:textId="77777777" w:rsidR="00451B27" w:rsidRDefault="00451B27" w:rsidP="00451B27">
            <w:pPr>
              <w:pStyle w:val="ListParagraph"/>
              <w:numPr>
                <w:ilvl w:val="0"/>
                <w:numId w:val="10"/>
              </w:numPr>
              <w:jc w:val="both"/>
              <w:rPr>
                <w:rFonts w:ascii="Arial" w:hAnsi="Arial" w:cs="Arial"/>
                <w:bCs/>
              </w:rPr>
            </w:pPr>
            <w:r>
              <w:rPr>
                <w:rFonts w:ascii="Arial" w:hAnsi="Arial" w:cs="Arial"/>
                <w:bCs/>
              </w:rPr>
              <w:t>Infrastructure as Code using Terraform for Azure Container Apps, Postgres, blob storage</w:t>
            </w:r>
            <w:ins w:id="26" w:author="Claude" w:date="2026-10-06T00:00:00Z">
              <w:r>
                <w:rPr>
                  <w:rFonts w:ascii="Arial" w:hAnsi="Arial" w:cs="Arial"/>
                  <w:bCs/>
                  <w:highlight w:val="yellow"/>
                </w:rPr>
                <w:t>, Cosmos DB, and self-hosted Langfuse</w:t>
              </w:r>
            </w:ins>
            <w:r>
              <w:rPr>
                <w:rFonts w:ascii="Arial" w:hAnsi="Arial" w:cs="Arial"/>
                <w:bCs/>
              </w:rPr>
              <w:t>, and secrets management</w:t>
            </w:r>
            <w:ins w:id="27" w:author="Claude" w:date="2026-10-06T00:00:00Z">
              <w:r>
                <w:rPr>
                  <w:rFonts w:ascii="Arial" w:hAnsi="Arial" w:cs="Arial"/>
                  <w:bCs/>
                  <w:highlight w:val="yellow"/>
                </w:rPr>
                <w:t xml:space="preserve"> (M)</w:t>
              </w:r>
            </w:ins>
          </w:p>
          <w:p w14:paraId="0C135CA8" w14:textId="77777777" w:rsidR="00451B27" w:rsidRDefault="00D96D9E" w:rsidP="00451B27">
            <w:pPr>
              <w:pStyle w:val="ListParagraph"/>
              <w:numPr>
                <w:ilvl w:val="0"/>
                <w:numId w:val="10"/>
              </w:numPr>
              <w:jc w:val="both"/>
              <w:rPr>
                <w:rFonts w:ascii="Arial" w:hAnsi="Arial" w:cs="Arial"/>
                <w:bCs/>
              </w:rPr>
            </w:pPr>
            <w:r>
              <w:rPr>
                <w:rFonts w:ascii="Arial" w:hAnsi="Arial" w:cs="Arial"/>
                <w:bCs/>
              </w:rPr>
              <w:t>Deployment automation to development and demo (staging) environments</w:t>
            </w:r>
            <w:ins w:id="28" w:author="Claude" w:date="2026-10-06T00:00:00Z">
              <w:r>
                <w:rPr>
                  <w:rFonts w:ascii="Arial" w:hAnsi="Arial" w:cs="Arial"/>
                  <w:bCs/>
                  <w:highlight w:val="yellow"/>
                </w:rPr>
                <w:t xml:space="preserve"> (M)</w:t>
              </w:r>
            </w:ins>
          </w:p>
          <w:p w14:paraId="5DD66096" w14:textId="77777777" w:rsidR="00D96D9E" w:rsidRDefault="00D96D9E" w:rsidP="00D96D9E">
            <w:pPr>
              <w:pStyle w:val="ListParagraph"/>
              <w:numPr>
                <w:ilvl w:val="0"/>
                <w:numId w:val="15"/>
              </w:numPr>
              <w:jc w:val="both"/>
              <w:rPr>
                <w:rFonts w:ascii="Arial" w:hAnsi="Arial" w:cs="Arial"/>
                <w:bCs/>
              </w:rPr>
            </w:pPr>
            <w:r>
              <w:rPr>
                <w:rFonts w:ascii="Arial" w:hAnsi="Arial" w:cs="Arial"/>
                <w:bCs/>
              </w:rPr>
              <w:t>Testing</w:t>
            </w:r>
          </w:p>
          <w:p w14:paraId="0444463E" w14:textId="77777777" w:rsidR="00684E61" w:rsidRPr="00684E61" w:rsidRDefault="00684E61" w:rsidP="00684E61">
            <w:pPr>
              <w:pStyle w:val="ListParagraph"/>
              <w:numPr>
                <w:ilvl w:val="0"/>
                <w:numId w:val="13"/>
              </w:numPr>
              <w:jc w:val="both"/>
              <w:rPr>
                <w:rFonts w:ascii="Arial" w:hAnsi="Arial" w:cs="Arial"/>
                <w:bCs/>
              </w:rPr>
            </w:pPr>
            <w:r>
              <w:rPr>
                <w:rFonts w:ascii="Arial" w:hAnsi="Arial" w:cs="Arial"/>
                <w:bCs/>
              </w:rPr>
              <w:t>Unit testing for individual blocks, agents, and connectors</w:t>
            </w:r>
            <w:ins w:id="29" w:author="Claude" w:date="2026-10-06T00:00:00Z">
              <w:r>
                <w:rPr>
                  <w:rFonts w:ascii="Arial" w:hAnsi="Arial" w:cs="Arial"/>
                  <w:bCs/>
                  <w:highlight w:val="yellow"/>
                </w:rPr>
                <w:t xml:space="preserve"> (M)</w:t>
              </w:r>
            </w:ins>
          </w:p>
          <w:p w14:paraId="4A4773A4" w14:textId="77777777" w:rsidR="00684E61" w:rsidRPr="00684E61" w:rsidRDefault="00684E61" w:rsidP="00684E61">
            <w:pPr>
              <w:pStyle w:val="ListParagraph"/>
              <w:numPr>
                <w:ilvl w:val="0"/>
                <w:numId w:val="13"/>
              </w:numPr>
              <w:jc w:val="both"/>
              <w:rPr>
                <w:rFonts w:ascii="Arial" w:hAnsi="Arial" w:cs="Arial"/>
                <w:bCs/>
              </w:rPr>
            </w:pPr>
            <w:r>
              <w:rPr>
                <w:rFonts w:ascii="Arial" w:hAnsi="Arial" w:cs="Arial"/>
                <w:bCs/>
              </w:rPr>
              <w:t>Integration testing for end-to-end workflows including approval gates and evidence capture</w:t>
            </w:r>
            <w:ins w:id="30" w:author="Claude" w:date="2026-10-06T00:00:00Z">
              <w:r>
                <w:rPr>
                  <w:rFonts w:ascii="Arial" w:hAnsi="Arial" w:cs="Arial"/>
                  <w:bCs/>
                  <w:highlight w:val="yellow"/>
                </w:rPr>
                <w:t xml:space="preserve"> (M)</w:t>
              </w:r>
            </w:ins>
          </w:p>
          <w:p w14:paraId="322C407B" w14:textId="77777777" w:rsidR="00684E61" w:rsidRPr="00684E61" w:rsidRDefault="00684E61" w:rsidP="00684E61">
            <w:pPr>
              <w:pStyle w:val="ListParagraph"/>
              <w:numPr>
                <w:ilvl w:val="0"/>
                <w:numId w:val="13"/>
              </w:numPr>
              <w:jc w:val="both"/>
              <w:rPr>
                <w:rFonts w:ascii="Arial" w:hAnsi="Arial" w:cs="Arial"/>
                <w:bCs/>
              </w:rPr>
            </w:pPr>
            <w:r>
              <w:rPr>
                <w:rFonts w:ascii="Arial" w:hAnsi="Arial" w:cs="Arial"/>
                <w:bCs/>
              </w:rPr>
              <w:t>Load and stress testing for API endpoints and WebSocket event streams</w:t>
            </w:r>
            <w:ins w:id="31" w:author="Claude" w:date="2026-10-06T00:00:00Z">
              <w:r>
                <w:rPr>
                  <w:rFonts w:ascii="Arial" w:hAnsi="Arial" w:cs="Arial"/>
                  <w:bCs/>
                  <w:highlight w:val="yellow"/>
                </w:rPr>
                <w:t xml:space="preserve"> (S)</w:t>
              </w:r>
            </w:ins>
          </w:p>
          <w:p w14:paraId="66B289B8" w14:textId="77777777" w:rsidR="00684E61" w:rsidRPr="00684E61" w:rsidRDefault="00684E61" w:rsidP="00684E61">
            <w:pPr>
              <w:pStyle w:val="ListParagraph"/>
              <w:numPr>
                <w:ilvl w:val="0"/>
                <w:numId w:val="13"/>
              </w:numPr>
              <w:jc w:val="both"/>
              <w:rPr>
                <w:rFonts w:ascii="Arial" w:hAnsi="Arial" w:cs="Arial"/>
                <w:bCs/>
              </w:rPr>
            </w:pPr>
            <w:r>
              <w:rPr>
                <w:rFonts w:ascii="Arial" w:hAnsi="Arial" w:cs="Arial"/>
                <w:bCs/>
              </w:rPr>
              <w:t>AI quality testing validating Striker's planning accuracy and Analyst rating consistency</w:t>
            </w:r>
            <w:ins w:id="32" w:author="Claude" w:date="2026-10-06T00:00:00Z">
              <w:r>
                <w:rPr>
                  <w:rFonts w:ascii="Arial" w:hAnsi="Arial" w:cs="Arial"/>
                  <w:bCs/>
                  <w:highlight w:val="yellow"/>
                </w:rPr>
                <w:t xml:space="preserve"> against an agreed 30-case test set, with targets of at least 80% plan correctness for Striker and at least 80% of Analyst ratings within one rating band (M)</w:t>
              </w:r>
            </w:ins>
          </w:p>
          <w:p w14:paraId="6A5A4C48" w14:textId="77777777" w:rsidR="00684E61" w:rsidRPr="00D96D9E" w:rsidRDefault="00684E61" w:rsidP="00684E61">
            <w:pPr>
              <w:pStyle w:val="ListParagraph"/>
              <w:numPr>
                <w:ilvl w:val="0"/>
                <w:numId w:val="13"/>
              </w:numPr>
              <w:jc w:val="both"/>
              <w:rPr>
                <w:rFonts w:ascii="Arial" w:hAnsi="Arial" w:cs="Arial"/>
                <w:bCs/>
              </w:rPr>
            </w:pPr>
            <w:r>
              <w:rPr>
                <w:rFonts w:ascii="Arial" w:hAnsi="Arial" w:cs="Arial"/>
                <w:bCs/>
              </w:rPr>
              <w:t>Security testing addressing prompt injection, least-privilege enforcement, and approval gate integrity</w:t>
            </w:r>
            <w:ins w:id="33" w:author="Claude" w:date="2026-10-06T00:00:00Z">
              <w:r>
                <w:rPr>
                  <w:rFonts w:ascii="Arial" w:hAnsi="Arial" w:cs="Arial"/>
                  <w:bCs/>
                  <w:highlight w:val="yellow"/>
                </w:rPr>
                <w:t xml:space="preserve"> (M)</w:t>
              </w:r>
            </w:ins>
          </w:p>
        </w:tc>
      </w:tr>
      <w:tr w:rsidR="000F403E" w14:paraId="1AD12401" w14:textId="77777777">
        <w:tc>
          <w:tcPr>
            <w:tcW w:w="8748" w:type="dxa"/>
            <w:gridSpan w:val="2"/>
            <w:tcBorders>
              <w:top w:val="single" w:sz="6" w:space="0" w:color="auto"/>
              <w:left w:val="single" w:sz="12" w:space="0" w:color="auto"/>
              <w:right w:val="single" w:sz="12" w:space="0" w:color="auto"/>
            </w:tcBorders>
          </w:tcPr>
          <w:p w14:paraId="55899976" w14:textId="77777777" w:rsidR="000F403E" w:rsidRDefault="00EF1F23">
            <w:pPr>
              <w:spacing w:before="60" w:after="60"/>
              <w:ind w:left="360" w:right="-14" w:hanging="360"/>
              <w:jc w:val="both"/>
              <w:rPr>
                <w:rFonts w:ascii="Arial Narrow" w:hAnsi="Arial Narrow"/>
                <w:b/>
              </w:rPr>
            </w:pPr>
            <w:r>
              <w:rPr>
                <w:rFonts w:ascii="Arial Narrow" w:hAnsi="Arial Narrow"/>
              </w:rPr>
              <w:br w:type="page"/>
            </w:r>
            <w:r>
              <w:rPr>
                <w:rFonts w:ascii="Arial Narrow" w:hAnsi="Arial Narrow"/>
                <w:b/>
              </w:rPr>
              <w:t>6.</w:t>
            </w:r>
            <w:r>
              <w:rPr>
                <w:rFonts w:ascii="Arial Narrow" w:hAnsi="Arial Narrow"/>
                <w:b/>
              </w:rPr>
              <w:tab/>
              <w:t>Resource Requirements</w:t>
            </w:r>
          </w:p>
        </w:tc>
      </w:tr>
      <w:tr w:rsidR="000F403E" w14:paraId="403A0BE5" w14:textId="77777777" w:rsidTr="00F12978">
        <w:trPr>
          <w:trHeight w:val="400"/>
        </w:trPr>
        <w:tc>
          <w:tcPr>
            <w:tcW w:w="2448" w:type="dxa"/>
            <w:tcBorders>
              <w:left w:val="single" w:sz="12" w:space="0" w:color="auto"/>
            </w:tcBorders>
          </w:tcPr>
          <w:p w14:paraId="645EEF8F" w14:textId="77777777" w:rsidR="000F403E" w:rsidRDefault="00EF1F23">
            <w:pPr>
              <w:ind w:right="-18"/>
              <w:jc w:val="both"/>
              <w:rPr>
                <w:rFonts w:ascii="Arial Narrow" w:hAnsi="Arial Narrow"/>
              </w:rPr>
            </w:pPr>
            <w:r>
              <w:rPr>
                <w:rFonts w:ascii="Arial" w:hAnsi="Arial" w:cs="Arial"/>
                <w:bCs/>
              </w:rPr>
              <w:t xml:space="preserve">(a) Hardware: </w:t>
            </w:r>
            <w:r>
              <w:rPr>
                <w:rFonts w:ascii="Arial Narrow" w:hAnsi="Arial Narrow"/>
              </w:rPr>
              <w:br/>
            </w:r>
          </w:p>
        </w:tc>
        <w:tc>
          <w:tcPr>
            <w:tcW w:w="6300" w:type="dxa"/>
            <w:tcBorders>
              <w:right w:val="single" w:sz="12" w:space="0" w:color="auto"/>
            </w:tcBorders>
          </w:tcPr>
          <w:p w14:paraId="29193FCE" w14:textId="77777777" w:rsidR="000F403E" w:rsidRDefault="001F625E">
            <w:pPr>
              <w:ind w:right="-36"/>
              <w:jc w:val="both"/>
              <w:rPr>
                <w:rFonts w:ascii="Arial" w:hAnsi="Arial" w:cs="Arial"/>
                <w:bCs/>
              </w:rPr>
            </w:pPr>
            <w:r>
              <w:rPr>
                <w:rFonts w:ascii="Arial" w:hAnsi="Arial" w:cs="Arial"/>
                <w:bCs/>
              </w:rPr>
              <w:t>Development workstations for 5 team members</w:t>
            </w:r>
          </w:p>
          <w:p w14:paraId="48B1892B" w14:textId="77777777" w:rsidR="00F12978" w:rsidRDefault="00F12978">
            <w:pPr>
              <w:ind w:right="-36"/>
              <w:jc w:val="both"/>
              <w:rPr>
                <w:del w:id="34" w:author="Claude" w:date="2026-10-06T00:00:00Z"/>
                <w:rFonts w:ascii="Arial" w:hAnsi="Arial" w:cs="Arial"/>
                <w:bCs/>
              </w:rPr>
            </w:pPr>
            <w:del w:id="35" w:author="Claude" w:date="2026-10-06T00:00:00Z">
              <w:r>
                <w:rPr>
                  <w:rFonts w:ascii="Arial" w:hAnsi="Arial" w:cs="Arial"/>
                  <w:bCs/>
                </w:rPr>
                <w:delText>DevNet Account for up to 2 team members (Subject to project sponsor’s discretion)</w:delText>
              </w:r>
            </w:del>
          </w:p>
          <w:p w14:paraId="5DE80D76" w14:textId="77777777" w:rsidR="001F625E" w:rsidRDefault="001F625E">
            <w:pPr>
              <w:ind w:right="-36"/>
              <w:jc w:val="both"/>
              <w:rPr>
                <w:rFonts w:ascii="Arial" w:hAnsi="Arial" w:cs="Arial"/>
                <w:bCs/>
              </w:rPr>
            </w:pPr>
          </w:p>
          <w:p w14:paraId="2A5955B7" w14:textId="77777777" w:rsidR="00640B3E" w:rsidRDefault="00640B3E">
            <w:pPr>
              <w:ind w:right="-36"/>
              <w:jc w:val="both"/>
              <w:rPr>
                <w:rFonts w:ascii="Arial" w:hAnsi="Arial" w:cs="Arial"/>
                <w:bCs/>
              </w:rPr>
            </w:pPr>
          </w:p>
        </w:tc>
      </w:tr>
      <w:tr w:rsidR="000F403E" w14:paraId="6AE0BC29" w14:textId="77777777" w:rsidTr="005D468B">
        <w:trPr>
          <w:trHeight w:val="400"/>
        </w:trPr>
        <w:tc>
          <w:tcPr>
            <w:tcW w:w="2448" w:type="dxa"/>
            <w:tcBorders>
              <w:left w:val="single" w:sz="12" w:space="0" w:color="auto"/>
            </w:tcBorders>
          </w:tcPr>
          <w:p w14:paraId="0DE735CC" w14:textId="77777777" w:rsidR="000F403E" w:rsidRDefault="00EF1F23">
            <w:pPr>
              <w:ind w:right="-18"/>
              <w:jc w:val="both"/>
              <w:rPr>
                <w:rFonts w:ascii="Arial" w:hAnsi="Arial" w:cs="Arial"/>
                <w:bCs/>
              </w:rPr>
            </w:pPr>
            <w:r>
              <w:rPr>
                <w:rFonts w:ascii="Arial" w:hAnsi="Arial" w:cs="Arial"/>
                <w:bCs/>
              </w:rPr>
              <w:t xml:space="preserve">(b) Software: </w:t>
            </w:r>
            <w:r>
              <w:rPr>
                <w:rFonts w:ascii="Arial" w:hAnsi="Arial" w:cs="Arial"/>
                <w:bCs/>
              </w:rPr>
              <w:br/>
            </w:r>
          </w:p>
        </w:tc>
        <w:tc>
          <w:tcPr>
            <w:tcW w:w="6300" w:type="dxa"/>
            <w:tcBorders>
              <w:right w:val="single" w:sz="12" w:space="0" w:color="auto"/>
            </w:tcBorders>
          </w:tcPr>
          <w:p w14:paraId="7A079245" w14:textId="77777777" w:rsidR="00530479" w:rsidRDefault="00F12978">
            <w:pPr>
              <w:ind w:right="-36"/>
              <w:jc w:val="both"/>
              <w:rPr>
                <w:rFonts w:ascii="Arial" w:hAnsi="Arial" w:cs="Arial"/>
                <w:bCs/>
              </w:rPr>
            </w:pPr>
            <w:r>
              <w:rPr>
                <w:rFonts w:ascii="Arial" w:hAnsi="Arial" w:cs="Arial"/>
                <w:bCs/>
              </w:rPr>
              <w:t>Development tools</w:t>
            </w:r>
          </w:p>
          <w:p w14:paraId="0F8365FE" w14:textId="77777777" w:rsidR="00530479" w:rsidRPr="00530479" w:rsidRDefault="00530479" w:rsidP="00530479">
            <w:pPr>
              <w:pStyle w:val="ListParagraph"/>
              <w:numPr>
                <w:ilvl w:val="0"/>
                <w:numId w:val="5"/>
              </w:numPr>
              <w:ind w:right="-36"/>
              <w:jc w:val="both"/>
              <w:rPr>
                <w:rFonts w:ascii="Arial" w:hAnsi="Arial" w:cs="Arial"/>
                <w:bCs/>
              </w:rPr>
            </w:pPr>
            <w:r>
              <w:rPr>
                <w:rFonts w:ascii="Arial" w:hAnsi="Arial" w:cs="Arial"/>
                <w:bCs/>
              </w:rPr>
              <w:t>IDEs (Visual Studio Code or similar)</w:t>
            </w:r>
          </w:p>
          <w:p w14:paraId="3EEC7DBE" w14:textId="77777777" w:rsidR="00530479" w:rsidRPr="00530479" w:rsidRDefault="00530479" w:rsidP="00530479">
            <w:pPr>
              <w:pStyle w:val="ListParagraph"/>
              <w:numPr>
                <w:ilvl w:val="0"/>
                <w:numId w:val="5"/>
              </w:numPr>
              <w:ind w:right="-36"/>
              <w:jc w:val="both"/>
              <w:rPr>
                <w:rFonts w:ascii="Arial" w:hAnsi="Arial" w:cs="Arial"/>
                <w:bCs/>
              </w:rPr>
            </w:pPr>
            <w:r>
              <w:rPr>
                <w:rFonts w:ascii="Arial" w:hAnsi="Arial" w:cs="Arial"/>
                <w:bCs/>
              </w:rPr>
              <w:t>Git for version control</w:t>
            </w:r>
          </w:p>
          <w:p w14:paraId="11A0ABE8" w14:textId="77777777" w:rsidR="00530479" w:rsidRDefault="00530479" w:rsidP="00530479">
            <w:pPr>
              <w:pStyle w:val="ListParagraph"/>
              <w:numPr>
                <w:ilvl w:val="0"/>
                <w:numId w:val="5"/>
              </w:numPr>
              <w:ind w:right="-36"/>
              <w:jc w:val="both"/>
              <w:rPr>
                <w:rFonts w:ascii="Arial" w:hAnsi="Arial" w:cs="Arial"/>
                <w:bCs/>
              </w:rPr>
            </w:pPr>
            <w:r>
              <w:rPr>
                <w:rFonts w:ascii="Arial" w:hAnsi="Arial" w:cs="Arial"/>
                <w:bCs/>
              </w:rPr>
              <w:t>Docker for containerization</w:t>
            </w:r>
          </w:p>
          <w:p w14:paraId="5BEF9A81" w14:textId="77777777" w:rsidR="00530479" w:rsidRDefault="00530479" w:rsidP="00530479">
            <w:pPr>
              <w:ind w:right="-36"/>
              <w:jc w:val="both"/>
              <w:rPr>
                <w:rFonts w:ascii="Arial" w:hAnsi="Arial" w:cs="Arial"/>
                <w:bCs/>
              </w:rPr>
            </w:pPr>
          </w:p>
          <w:p w14:paraId="12071BAF" w14:textId="77777777" w:rsidR="00530479" w:rsidRDefault="00530479" w:rsidP="00530479">
            <w:pPr>
              <w:ind w:right="-36"/>
              <w:jc w:val="both"/>
              <w:rPr>
                <w:rFonts w:ascii="Arial" w:hAnsi="Arial" w:cs="Arial"/>
                <w:bCs/>
              </w:rPr>
            </w:pPr>
            <w:r>
              <w:rPr>
                <w:rFonts w:ascii="Arial" w:hAnsi="Arial" w:cs="Arial"/>
                <w:bCs/>
              </w:rPr>
              <w:t>Cloud Services</w:t>
            </w:r>
          </w:p>
          <w:p w14:paraId="35BDD3BA" w14:textId="77777777" w:rsidR="00530479" w:rsidRPr="00530479" w:rsidRDefault="00530479" w:rsidP="00530479">
            <w:pPr>
              <w:pStyle w:val="ListParagraph"/>
              <w:numPr>
                <w:ilvl w:val="0"/>
                <w:numId w:val="1"/>
              </w:numPr>
              <w:ind w:right="-36"/>
              <w:jc w:val="both"/>
              <w:rPr>
                <w:rFonts w:ascii="Arial" w:hAnsi="Arial" w:cs="Arial"/>
                <w:bCs/>
              </w:rPr>
            </w:pPr>
            <w:r>
              <w:rPr>
                <w:rFonts w:ascii="Arial" w:hAnsi="Arial" w:cs="Arial"/>
                <w:bCs/>
              </w:rPr>
              <w:t>Azure subscription with Container Apps, PostgreSQL, Blob Storage, Key Vault</w:t>
            </w:r>
            <w:ins w:id="36" w:author="Claude" w:date="2026-10-06T00:00:00Z">
              <w:r>
                <w:rPr>
                  <w:rFonts w:ascii="Arial" w:hAnsi="Arial" w:cs="Arial"/>
                  <w:bCs/>
                  <w:highlight w:val="yellow"/>
                </w:rPr>
                <w:t>, Cosmos DB</w:t>
              </w:r>
            </w:ins>
            <w:r>
              <w:rPr>
                <w:rFonts w:ascii="Arial" w:hAnsi="Arial" w:cs="Arial"/>
                <w:bCs/>
              </w:rPr>
              <w:t>, and access to an AI model service</w:t>
            </w:r>
          </w:p>
          <w:p w14:paraId="4E706787" w14:textId="77777777" w:rsidR="00530479" w:rsidRPr="00530479" w:rsidRDefault="00530479" w:rsidP="00530479">
            <w:pPr>
              <w:pStyle w:val="ListParagraph"/>
              <w:numPr>
                <w:ilvl w:val="0"/>
                <w:numId w:val="1"/>
              </w:numPr>
              <w:ind w:right="-36"/>
              <w:jc w:val="both"/>
              <w:rPr>
                <w:rFonts w:ascii="Arial" w:hAnsi="Arial" w:cs="Arial"/>
                <w:bCs/>
              </w:rPr>
            </w:pPr>
            <w:r>
              <w:rPr>
                <w:rFonts w:ascii="Arial" w:hAnsi="Arial" w:cs="Arial"/>
                <w:bCs/>
              </w:rPr>
              <w:t>Atlassian Cloud (Confluence and Jira) - free tier</w:t>
            </w:r>
          </w:p>
          <w:p w14:paraId="49408188" w14:textId="77777777" w:rsidR="00530479" w:rsidRPr="00530479" w:rsidRDefault="00530479" w:rsidP="00530479">
            <w:pPr>
              <w:pStyle w:val="ListParagraph"/>
              <w:numPr>
                <w:ilvl w:val="0"/>
                <w:numId w:val="1"/>
              </w:numPr>
              <w:ind w:right="-36"/>
              <w:jc w:val="both"/>
              <w:rPr>
                <w:rFonts w:ascii="Arial" w:hAnsi="Arial" w:cs="Arial"/>
                <w:bCs/>
              </w:rPr>
            </w:pPr>
            <w:r>
              <w:rPr>
                <w:rFonts w:ascii="Arial" w:hAnsi="Arial" w:cs="Arial"/>
                <w:bCs/>
              </w:rPr>
              <w:t>GitHub (public API access)</w:t>
            </w:r>
          </w:p>
          <w:p w14:paraId="4AB60FEE" w14:textId="77777777" w:rsidR="00530479" w:rsidRDefault="00530479" w:rsidP="00530479">
            <w:pPr>
              <w:pStyle w:val="ListParagraph"/>
              <w:numPr>
                <w:ilvl w:val="0"/>
                <w:numId w:val="1"/>
              </w:numPr>
              <w:ind w:right="-36"/>
              <w:jc w:val="both"/>
              <w:rPr>
                <w:rFonts w:ascii="Arial" w:hAnsi="Arial" w:cs="Arial"/>
                <w:bCs/>
              </w:rPr>
            </w:pPr>
            <w:r>
              <w:rPr>
                <w:rFonts w:ascii="Arial" w:hAnsi="Arial" w:cs="Arial"/>
                <w:bCs/>
              </w:rPr>
              <w:t>Microsoft Teams (for approval cards and notifications)</w:t>
            </w:r>
          </w:p>
          <w:p w14:paraId="458DE8EA" w14:textId="77777777" w:rsidR="005D468B" w:rsidRDefault="005D468B" w:rsidP="005D468B">
            <w:pPr>
              <w:pStyle w:val="ListParagraph"/>
              <w:ind w:right="-36"/>
              <w:jc w:val="both"/>
              <w:rPr>
                <w:rFonts w:ascii="Arial" w:hAnsi="Arial" w:cs="Arial"/>
                <w:bCs/>
              </w:rPr>
            </w:pPr>
          </w:p>
          <w:p w14:paraId="702D2F79" w14:textId="77777777" w:rsidR="005D468B" w:rsidRDefault="005D468B" w:rsidP="005D468B">
            <w:pPr>
              <w:ind w:right="-36"/>
              <w:jc w:val="both"/>
              <w:rPr>
                <w:rFonts w:ascii="Arial" w:hAnsi="Arial" w:cs="Arial"/>
                <w:bCs/>
              </w:rPr>
            </w:pPr>
            <w:r>
              <w:rPr>
                <w:rFonts w:ascii="Arial" w:hAnsi="Arial" w:cs="Arial"/>
                <w:bCs/>
              </w:rPr>
              <w:t>DevOps tools</w:t>
            </w:r>
          </w:p>
          <w:p w14:paraId="10832654" w14:textId="77777777" w:rsidR="003378D1" w:rsidRPr="003378D1" w:rsidRDefault="003378D1" w:rsidP="003378D1">
            <w:pPr>
              <w:pStyle w:val="ListParagraph"/>
              <w:numPr>
                <w:ilvl w:val="0"/>
                <w:numId w:val="3"/>
              </w:numPr>
              <w:ind w:right="-36"/>
              <w:jc w:val="both"/>
              <w:rPr>
                <w:rFonts w:ascii="Arial" w:hAnsi="Arial" w:cs="Arial"/>
                <w:bCs/>
              </w:rPr>
            </w:pPr>
            <w:r>
              <w:rPr>
                <w:rFonts w:ascii="Arial" w:hAnsi="Arial" w:cs="Arial"/>
                <w:bCs/>
              </w:rPr>
              <w:t>Terraform for infrastructure provisioning</w:t>
            </w:r>
          </w:p>
          <w:p w14:paraId="12621140" w14:textId="77777777" w:rsidR="003378D1" w:rsidRPr="003378D1" w:rsidRDefault="003378D1" w:rsidP="003378D1">
            <w:pPr>
              <w:pStyle w:val="ListParagraph"/>
              <w:numPr>
                <w:ilvl w:val="0"/>
                <w:numId w:val="3"/>
              </w:numPr>
              <w:ind w:right="-36"/>
              <w:jc w:val="both"/>
              <w:rPr>
                <w:rFonts w:ascii="Arial" w:hAnsi="Arial" w:cs="Arial"/>
                <w:bCs/>
              </w:rPr>
            </w:pPr>
            <w:r>
              <w:rPr>
                <w:rFonts w:ascii="Arial" w:hAnsi="Arial" w:cs="Arial"/>
                <w:bCs/>
              </w:rPr>
              <w:t>CI/CD platform (Azure DevOps, GitHub Actions, or similar)</w:t>
            </w:r>
          </w:p>
          <w:p w14:paraId="573C8895" w14:textId="77777777" w:rsidR="005D468B" w:rsidRPr="003378D1" w:rsidRDefault="003378D1" w:rsidP="003378D1">
            <w:pPr>
              <w:pStyle w:val="ListParagraph"/>
              <w:numPr>
                <w:ilvl w:val="0"/>
                <w:numId w:val="3"/>
              </w:numPr>
              <w:ind w:right="-36"/>
              <w:jc w:val="both"/>
              <w:rPr>
                <w:rFonts w:ascii="Arial" w:hAnsi="Arial" w:cs="Arial"/>
                <w:bCs/>
              </w:rPr>
            </w:pPr>
            <w:r>
              <w:rPr>
                <w:rFonts w:ascii="Arial" w:hAnsi="Arial" w:cs="Arial"/>
                <w:bCs/>
              </w:rPr>
              <w:t>Security scanning tools (SonarQube, Trivy, or equivalents)</w:t>
            </w:r>
          </w:p>
          <w:p w14:paraId="4850AF25" w14:textId="77777777" w:rsidR="005D468B" w:rsidRDefault="005D468B" w:rsidP="005D468B">
            <w:pPr>
              <w:ind w:right="-36"/>
              <w:jc w:val="both"/>
              <w:rPr>
                <w:rFonts w:ascii="Arial" w:hAnsi="Arial" w:cs="Arial"/>
                <w:bCs/>
              </w:rPr>
            </w:pPr>
          </w:p>
          <w:p w14:paraId="5A5BF150" w14:textId="77777777" w:rsidR="005D468B" w:rsidRDefault="003378D1" w:rsidP="005D468B">
            <w:pPr>
              <w:ind w:right="-36"/>
              <w:jc w:val="both"/>
              <w:rPr>
                <w:rFonts w:ascii="Arial" w:hAnsi="Arial" w:cs="Arial"/>
                <w:bCs/>
              </w:rPr>
            </w:pPr>
            <w:r>
              <w:rPr>
                <w:rFonts w:ascii="Arial" w:hAnsi="Arial" w:cs="Arial"/>
                <w:bCs/>
              </w:rPr>
              <w:t>Artificial Intelligence / Machine learning Services</w:t>
            </w:r>
          </w:p>
          <w:p w14:paraId="14455FDC" w14:textId="77777777" w:rsidR="003378D1" w:rsidRPr="00FB2EE2" w:rsidRDefault="00315D1C" w:rsidP="00FB2EE2">
            <w:pPr>
              <w:pStyle w:val="ListParagraph"/>
              <w:numPr>
                <w:ilvl w:val="0"/>
                <w:numId w:val="8"/>
              </w:numPr>
              <w:ind w:right="-36"/>
              <w:jc w:val="both"/>
              <w:rPr>
                <w:rFonts w:ascii="Arial" w:hAnsi="Arial" w:cs="Arial"/>
                <w:bCs/>
              </w:rPr>
            </w:pPr>
            <w:r>
              <w:rPr>
                <w:rFonts w:ascii="Arial" w:hAnsi="Arial" w:cs="Arial"/>
                <w:bCs/>
              </w:rPr>
              <w:t>A large language model for Striker and Analyst, accessed through LangChain so the model can be changed through configuration. Candidates such as Azure OpenAI and other models in Azure AI Foundry will be compared on the AI quality test set in Sprints 1 to 2, subject to the sponsor's data policy</w:t>
            </w:r>
          </w:p>
          <w:p w14:paraId="447B2D93" w14:textId="77777777" w:rsidR="003378D1" w:rsidRPr="00FB2EE2" w:rsidRDefault="00315D1C" w:rsidP="00FB2EE2">
            <w:pPr>
              <w:pStyle w:val="ListParagraph"/>
              <w:numPr>
                <w:ilvl w:val="0"/>
                <w:numId w:val="8"/>
              </w:numPr>
              <w:ind w:right="-36"/>
              <w:jc w:val="both"/>
              <w:rPr>
                <w:rFonts w:ascii="Arial" w:hAnsi="Arial" w:cs="Arial"/>
                <w:bCs/>
              </w:rPr>
            </w:pPr>
            <w:r>
              <w:rPr>
                <w:rFonts w:ascii="Arial" w:hAnsi="Arial" w:cs="Arial"/>
                <w:bCs/>
              </w:rPr>
              <w:t>LangGraph and LangChain for the agent engine</w:t>
            </w:r>
          </w:p>
          <w:p w14:paraId="44903226" w14:textId="77777777" w:rsidR="003378D1" w:rsidRPr="00FB2EE2" w:rsidRDefault="00315D1C" w:rsidP="00FB2EE2">
            <w:pPr>
              <w:pStyle w:val="ListParagraph"/>
              <w:numPr>
                <w:ilvl w:val="0"/>
                <w:numId w:val="8"/>
              </w:numPr>
              <w:ind w:right="-36"/>
              <w:jc w:val="both"/>
              <w:rPr>
                <w:rFonts w:ascii="Arial" w:hAnsi="Arial" w:cs="Arial"/>
                <w:bCs/>
              </w:rPr>
            </w:pPr>
            <w:r>
              <w:rPr>
                <w:rFonts w:ascii="Arial" w:hAnsi="Arial" w:cs="Arial"/>
                <w:bCs/>
              </w:rPr>
              <w:t>Langfuse (self-hosted) for agent tracing</w:t>
            </w:r>
            <w:ins w:id="37" w:author="Claude" w:date="2026-10-06T00:00:00Z">
              <w:r>
                <w:rPr>
                  <w:rFonts w:ascii="Arial" w:hAnsi="Arial" w:cs="Arial"/>
                  <w:bCs/>
                  <w:highlight w:val="yellow"/>
                </w:rPr>
                <w:t>, deployed on Azure Container Apps via Terraform in the dev/demo environment</w:t>
              </w:r>
            </w:ins>
          </w:p>
        </w:tc>
      </w:tr>
      <w:tr w:rsidR="000F403E" w14:paraId="11E2C8F0" w14:textId="77777777" w:rsidTr="0067498B">
        <w:trPr>
          <w:trHeight w:val="400"/>
        </w:trPr>
        <w:tc>
          <w:tcPr>
            <w:tcW w:w="2448" w:type="dxa"/>
            <w:tcBorders>
              <w:left w:val="single" w:sz="12" w:space="0" w:color="auto"/>
              <w:bottom w:val="single" w:sz="6" w:space="0" w:color="auto"/>
            </w:tcBorders>
          </w:tcPr>
          <w:p w14:paraId="4A9F615D" w14:textId="77777777" w:rsidR="000F403E" w:rsidRDefault="00EF1F23">
            <w:pPr>
              <w:ind w:right="-18"/>
              <w:jc w:val="both"/>
              <w:rPr>
                <w:rFonts w:ascii="Arial" w:hAnsi="Arial" w:cs="Arial"/>
                <w:bCs/>
              </w:rPr>
            </w:pPr>
            <w:r>
              <w:rPr>
                <w:rFonts w:ascii="Arial" w:hAnsi="Arial" w:cs="Arial"/>
                <w:bCs/>
              </w:rPr>
              <w:t>(c) Others:</w:t>
            </w:r>
            <w:r>
              <w:rPr>
                <w:rFonts w:ascii="Arial" w:hAnsi="Arial" w:cs="Arial"/>
                <w:bCs/>
              </w:rPr>
              <w:br/>
            </w:r>
          </w:p>
        </w:tc>
        <w:tc>
          <w:tcPr>
            <w:tcW w:w="6300" w:type="dxa"/>
            <w:tcBorders>
              <w:bottom w:val="single" w:sz="6" w:space="0" w:color="auto"/>
              <w:right w:val="single" w:sz="12" w:space="0" w:color="auto"/>
            </w:tcBorders>
          </w:tcPr>
          <w:p w14:paraId="5F66F8FC" w14:textId="77777777" w:rsidR="000F403E" w:rsidRDefault="00315D1C">
            <w:pPr>
              <w:ind w:right="-36"/>
              <w:jc w:val="both"/>
              <w:rPr>
                <w:rFonts w:ascii="Arial" w:hAnsi="Arial" w:cs="Arial"/>
                <w:bCs/>
              </w:rPr>
            </w:pPr>
            <w:r>
              <w:rPr>
                <w:rFonts w:ascii="Arial" w:hAnsi="Arial" w:cs="Arial"/>
                <w:bCs/>
              </w:rPr>
              <w:t>Access to NCS internal resources</w:t>
            </w:r>
          </w:p>
          <w:p w14:paraId="0C6AD156" w14:textId="77777777" w:rsidR="00315D1C" w:rsidRDefault="00315D1C" w:rsidP="00315D1C">
            <w:pPr>
              <w:pStyle w:val="ListParagraph"/>
              <w:numPr>
                <w:ilvl w:val="0"/>
                <w:numId w:val="11"/>
              </w:numPr>
              <w:ind w:right="-36"/>
              <w:jc w:val="both"/>
              <w:rPr>
                <w:rFonts w:ascii="Arial" w:hAnsi="Arial" w:cs="Arial"/>
                <w:bCs/>
              </w:rPr>
            </w:pPr>
            <w:r>
              <w:rPr>
                <w:rFonts w:ascii="Arial" w:hAnsi="Arial" w:cs="Arial"/>
                <w:bCs/>
              </w:rPr>
              <w:t>CODESparks</w:t>
            </w:r>
            <w:ins w:id="38" w:author="Claude" w:date="2026-10-06T00:00:00Z">
              <w:r>
                <w:rPr>
                  <w:rFonts w:ascii="Arial" w:hAnsi="Arial" w:cs="Arial"/>
                  <w:bCs/>
                  <w:highlight w:val="yellow"/>
                </w:rPr>
                <w:t xml:space="preserve"> (NCS integrated DevSecOps platform that centralises governance of projects, tools and infrastructure into a single consolidated dashboard)</w:t>
              </w:r>
            </w:ins>
          </w:p>
          <w:p w14:paraId="78ED9865" w14:textId="77777777" w:rsidR="0067498B" w:rsidRDefault="0067498B" w:rsidP="00315D1C">
            <w:pPr>
              <w:pStyle w:val="ListParagraph"/>
              <w:numPr>
                <w:ilvl w:val="0"/>
                <w:numId w:val="11"/>
              </w:numPr>
              <w:ind w:right="-36"/>
              <w:jc w:val="both"/>
              <w:rPr>
                <w:rFonts w:ascii="Arial" w:hAnsi="Arial" w:cs="Arial"/>
                <w:bCs/>
              </w:rPr>
            </w:pPr>
            <w:r>
              <w:rPr>
                <w:rFonts w:ascii="Arial" w:hAnsi="Arial" w:cs="Arial"/>
                <w:bCs/>
              </w:rPr>
              <w:t>JIRA</w:t>
            </w:r>
          </w:p>
          <w:p w14:paraId="4DFC57D2" w14:textId="77777777" w:rsidR="0067498B" w:rsidRDefault="0067498B" w:rsidP="00315D1C">
            <w:pPr>
              <w:pStyle w:val="ListParagraph"/>
              <w:numPr>
                <w:ilvl w:val="0"/>
                <w:numId w:val="11"/>
              </w:numPr>
              <w:ind w:right="-36"/>
              <w:jc w:val="both"/>
              <w:rPr>
                <w:rFonts w:ascii="Arial" w:hAnsi="Arial" w:cs="Arial"/>
                <w:bCs/>
              </w:rPr>
            </w:pPr>
            <w:r>
              <w:rPr>
                <w:rFonts w:ascii="Arial" w:hAnsi="Arial" w:cs="Arial"/>
                <w:bCs/>
              </w:rPr>
              <w:t>Confluence</w:t>
            </w:r>
          </w:p>
          <w:p w14:paraId="64C1FA50" w14:textId="77777777" w:rsidR="0067498B" w:rsidRDefault="0067498B" w:rsidP="00315D1C">
            <w:pPr>
              <w:pStyle w:val="ListParagraph"/>
              <w:numPr>
                <w:ilvl w:val="0"/>
                <w:numId w:val="11"/>
              </w:numPr>
              <w:ind w:right="-36"/>
              <w:jc w:val="both"/>
              <w:rPr>
                <w:rFonts w:ascii="Arial" w:hAnsi="Arial" w:cs="Arial"/>
                <w:bCs/>
              </w:rPr>
            </w:pPr>
            <w:r>
              <w:rPr>
                <w:rFonts w:ascii="Arial" w:hAnsi="Arial" w:cs="Arial"/>
                <w:bCs/>
              </w:rPr>
              <w:t>Microsoft Teams</w:t>
            </w:r>
          </w:p>
          <w:p w14:paraId="00ACC5E7" w14:textId="77777777" w:rsidR="00315D1C" w:rsidRPr="0067498B" w:rsidRDefault="00315D1C" w:rsidP="0067498B">
            <w:pPr>
              <w:pStyle w:val="ListParagraph"/>
              <w:numPr>
                <w:ilvl w:val="0"/>
                <w:numId w:val="11"/>
              </w:numPr>
              <w:ind w:right="-36"/>
              <w:jc w:val="both"/>
              <w:rPr>
                <w:rFonts w:ascii="Arial" w:hAnsi="Arial" w:cs="Arial"/>
                <w:bCs/>
              </w:rPr>
            </w:pPr>
            <w:r>
              <w:rPr>
                <w:rFonts w:ascii="Arial" w:hAnsi="Arial" w:cs="Arial"/>
                <w:bCs/>
              </w:rPr>
              <w:t>Sunshine.builder platform documentation for reference</w:t>
            </w:r>
            <w:del w:id="39" w:author="Claude" w:date="2026-10-06T00:00:00Z">
              <w:r>
                <w:rPr>
                  <w:rFonts w:ascii="Arial" w:hAnsi="Arial" w:cs="Arial"/>
                  <w:bCs/>
                </w:rPr>
                <w:delText xml:space="preserve"> (if applicable)</w:delText>
              </w:r>
            </w:del>
            <w:ins w:id="40" w:author="Claude" w:date="2026-10-06T00:00:00Z">
              <w:r>
                <w:rPr>
                  <w:rFonts w:ascii="Arial" w:hAnsi="Arial" w:cs="Arial"/>
                  <w:bCs/>
                  <w:highlight w:val="yellow"/>
                </w:rPr>
                <w:t xml:space="preserve"> (Sunshine.builder is a desktop tool that lets anyone build AI applications, dashboards and workflows without writing code)</w:t>
              </w:r>
            </w:ins>
          </w:p>
          <w:p w14:paraId="5B809F21" w14:textId="77777777" w:rsidR="00F12978" w:rsidRDefault="00F12978">
            <w:pPr>
              <w:pStyle w:val="ListParagraph"/>
              <w:numPr>
                <w:ilvl w:val="0"/>
                <w:numId w:val="11"/>
              </w:numPr>
              <w:ind w:right="-36"/>
              <w:jc w:val="both"/>
              <w:rPr>
                <w:ins w:id="41" w:author="Claude" w:date="2026-10-06T00:00:00Z"/>
                <w:rFonts w:ascii="Arial" w:hAnsi="Arial" w:cs="Arial"/>
                <w:bCs/>
              </w:rPr>
            </w:pPr>
            <w:ins w:id="42" w:author="Claude" w:date="2026-10-06T00:00:00Z">
              <w:r>
                <w:rPr>
                  <w:rFonts w:ascii="Arial" w:hAnsi="Arial" w:cs="Arial"/>
                  <w:bCs/>
                  <w:highlight w:val="yellow"/>
                </w:rPr>
                <w:t>DevNet (NCS secure development network/environment) accounts for up to 2 team members (subject to project sponsor’s discretion)</w:t>
              </w:r>
            </w:ins>
          </w:p>
          <w:p w14:paraId="7F30E58A" w14:textId="77777777" w:rsidR="00315D1C" w:rsidRPr="0067498B" w:rsidRDefault="00315D1C" w:rsidP="0067498B">
            <w:pPr>
              <w:pStyle w:val="ListParagraph"/>
              <w:numPr>
                <w:ilvl w:val="0"/>
                <w:numId w:val="11"/>
              </w:numPr>
              <w:ind w:right="-36"/>
              <w:jc w:val="both"/>
              <w:rPr>
                <w:rFonts w:ascii="Arial" w:hAnsi="Arial" w:cs="Arial"/>
                <w:bCs/>
              </w:rPr>
            </w:pPr>
            <w:r>
              <w:rPr>
                <w:rFonts w:ascii="Arial" w:hAnsi="Arial" w:cs="Arial"/>
                <w:bCs/>
              </w:rPr>
              <w:t>Sponsor support to register the Teams app</w:t>
            </w:r>
            <w:del w:id="43" w:author="Claude" w:date="2026-10-06T00:00:00Z">
              <w:r>
                <w:rPr>
                  <w:rFonts w:ascii="Arial" w:hAnsi="Arial" w:cs="Arial"/>
                  <w:bCs/>
                </w:rPr>
                <w:delText xml:space="preserve"> and grant read-only Microsoft Graph access in the NCS tenant (needs an admin)</w:delText>
              </w:r>
            </w:del>
            <w:ins w:id="44" w:author="Claude" w:date="2026-10-06T00:00:00Z">
              <w:r>
                <w:rPr>
                  <w:rFonts w:ascii="Arial" w:hAnsi="Arial" w:cs="Arial"/>
                  <w:bCs/>
                  <w:highlight w:val="yellow"/>
                </w:rPr>
                <w:t xml:space="preserve"> with bot permissions to post channel messages and to send and respond to Adaptive Card approval actions (Microsoft Graph application permissions) in the NCS tenant (needs a tenant admin)</w:t>
              </w:r>
            </w:ins>
          </w:p>
          <w:p w14:paraId="7065AC1F" w14:textId="77777777" w:rsidR="00F12978" w:rsidRDefault="00F12978">
            <w:pPr>
              <w:pStyle w:val="ListParagraph"/>
              <w:numPr>
                <w:ilvl w:val="0"/>
                <w:numId w:val="11"/>
              </w:numPr>
              <w:ind w:right="-36"/>
              <w:jc w:val="both"/>
              <w:rPr>
                <w:rFonts w:ascii="Arial" w:hAnsi="Arial" w:cs="Arial"/>
                <w:bCs/>
              </w:rPr>
            </w:pPr>
            <w:ins w:id="45" w:author="Claude" w:date="2026-10-06T00:00:00Z">
              <w:r>
                <w:rPr>
                  <w:rFonts w:ascii="Arial" w:hAnsi="Arial" w:cs="Arial"/>
                  <w:bCs/>
                  <w:highlight w:val="yellow"/>
                </w:rPr>
                <w:t>Microsoft Entra ID (sponsor tenant) for platform single sign-on</w:t>
              </w:r>
            </w:ins>
          </w:p>
        </w:tc>
      </w:tr>
      <w:tr w:rsidR="000F403E" w14:paraId="137A9DE3" w14:textId="77777777" w:rsidTr="00C91801">
        <w:trPr>
          <w:trHeight w:val="400"/>
        </w:trPr>
        <w:tc>
          <w:tcPr>
            <w:tcW w:w="2448" w:type="dxa"/>
            <w:tcBorders>
              <w:left w:val="single" w:sz="12" w:space="0" w:color="auto"/>
              <w:bottom w:val="single" w:sz="12" w:space="0" w:color="auto"/>
            </w:tcBorders>
          </w:tcPr>
          <w:p w14:paraId="44434A1F" w14:textId="77777777" w:rsidR="000F403E" w:rsidRDefault="00EF1F23">
            <w:pPr>
              <w:ind w:left="360" w:right="-18" w:hanging="360"/>
              <w:rPr>
                <w:rFonts w:ascii="Arial Narrow" w:hAnsi="Arial Narrow"/>
                <w:b/>
              </w:rPr>
            </w:pPr>
            <w:r>
              <w:rPr>
                <w:rFonts w:ascii="Arial Narrow" w:hAnsi="Arial Narrow"/>
                <w:b/>
              </w:rPr>
              <w:t>7.</w:t>
            </w:r>
            <w:r>
              <w:rPr>
                <w:rFonts w:ascii="Arial Narrow" w:hAnsi="Arial Narrow"/>
                <w:b/>
              </w:rPr>
              <w:tab/>
              <w:t>Methods and Standards:</w:t>
            </w:r>
          </w:p>
          <w:p w14:paraId="647F642C" w14:textId="77777777" w:rsidR="000F403E" w:rsidRDefault="000F403E">
            <w:pPr>
              <w:ind w:right="-18"/>
              <w:jc w:val="both"/>
              <w:rPr>
                <w:rFonts w:ascii="Arial Narrow" w:hAnsi="Arial Narrow"/>
              </w:rPr>
            </w:pPr>
          </w:p>
        </w:tc>
        <w:tc>
          <w:tcPr>
            <w:tcW w:w="6300" w:type="dxa"/>
            <w:tcBorders>
              <w:bottom w:val="single" w:sz="12" w:space="0" w:color="auto"/>
              <w:right w:val="single" w:sz="12" w:space="0" w:color="auto"/>
            </w:tcBorders>
          </w:tcPr>
          <w:p w14:paraId="0632CED2" w14:textId="77777777" w:rsidR="00DE2A12" w:rsidRDefault="00DE2A12">
            <w:pPr>
              <w:rPr>
                <w:rFonts w:ascii="Arial" w:hAnsi="Arial" w:cs="Arial"/>
                <w:bCs/>
              </w:rPr>
            </w:pPr>
            <w:r>
              <w:rPr>
                <w:rFonts w:ascii="Arial" w:hAnsi="Arial" w:cs="Arial"/>
                <w:bCs/>
              </w:rPr>
              <w:t>The project will follow Agile Scrum methodology with twelve two-week sprints organized into two phases (four in Phase 1, eight in Phase 2).</w:t>
            </w:r>
          </w:p>
          <w:p w14:paraId="6634F1CE" w14:textId="77777777" w:rsidR="00DE2A12" w:rsidRDefault="00DE2A12">
            <w:pPr>
              <w:rPr>
                <w:rFonts w:ascii="Arial" w:hAnsi="Arial" w:cs="Arial"/>
                <w:bCs/>
              </w:rPr>
            </w:pPr>
          </w:p>
          <w:p w14:paraId="182D496D" w14:textId="77777777" w:rsidR="00BF288E" w:rsidRDefault="00DE2A12">
            <w:pPr>
              <w:rPr>
                <w:rFonts w:ascii="Arial" w:hAnsi="Arial" w:cs="Arial"/>
                <w:bCs/>
              </w:rPr>
            </w:pPr>
            <w:r>
              <w:rPr>
                <w:rFonts w:ascii="Arial" w:hAnsi="Arial" w:cs="Arial"/>
                <w:bCs/>
              </w:rPr>
              <w:t xml:space="preserve">Phase 1: MVP Development from </w:t>
            </w:r>
            <w:del w:id="46" w:author="Claude" w:date="2026-10-06T00:00:00Z">
              <w:r>
                <w:rPr>
                  <w:rFonts w:ascii="Arial" w:hAnsi="Arial" w:cs="Arial"/>
                  <w:bCs/>
                </w:rPr>
                <w:delText>Oct’26 to Nov’26</w:delText>
              </w:r>
            </w:del>
            <w:ins w:id="47" w:author="Claude" w:date="2026-10-06T00:00:00Z">
              <w:r>
                <w:rPr>
                  <w:rFonts w:ascii="Arial" w:hAnsi="Arial" w:cs="Arial"/>
                  <w:bCs/>
                  <w:highlight w:val="yellow"/>
                </w:rPr>
                <w:t>October 2026 to November 2026</w:t>
              </w:r>
            </w:ins>
          </w:p>
          <w:p w14:paraId="1C66890E" w14:textId="77777777" w:rsidR="00BF288E" w:rsidRDefault="00BF288E">
            <w:pPr>
              <w:rPr>
                <w:rFonts w:ascii="Arial" w:hAnsi="Arial" w:cs="Arial"/>
                <w:bCs/>
              </w:rPr>
            </w:pPr>
            <w:r>
              <w:rPr>
                <w:rFonts w:ascii="Arial" w:hAnsi="Arial" w:cs="Arial"/>
                <w:bCs/>
              </w:rPr>
              <w:t>Goal: To deliver a working MVP (Minimum Viable Product) demonstrating core platform capabilities for the first project presentation</w:t>
            </w:r>
          </w:p>
          <w:p w14:paraId="24A4A93E" w14:textId="77777777" w:rsidR="00BF288E" w:rsidRDefault="00BF288E">
            <w:pPr>
              <w:rPr>
                <w:rFonts w:ascii="Arial" w:hAnsi="Arial" w:cs="Arial"/>
                <w:bCs/>
              </w:rPr>
            </w:pPr>
          </w:p>
          <w:p w14:paraId="5BFD6A1E" w14:textId="77777777" w:rsidR="00BF288E" w:rsidRDefault="00BF288E">
            <w:pPr>
              <w:rPr>
                <w:rFonts w:ascii="Arial" w:hAnsi="Arial" w:cs="Arial"/>
                <w:bCs/>
              </w:rPr>
            </w:pPr>
            <w:r>
              <w:rPr>
                <w:rFonts w:ascii="Arial" w:hAnsi="Arial" w:cs="Arial"/>
                <w:bCs/>
              </w:rPr>
              <w:t>Phase 2: Sponsor Use Cases and Extension (December 2026 - March 2027)</w:t>
            </w:r>
          </w:p>
          <w:p w14:paraId="23DCDC63" w14:textId="77777777" w:rsidR="0095477E" w:rsidRDefault="005C3E5B">
            <w:pPr>
              <w:rPr>
                <w:rFonts w:ascii="Arial" w:hAnsi="Arial" w:cs="Arial"/>
                <w:bCs/>
              </w:rPr>
            </w:pPr>
            <w:r>
              <w:rPr>
                <w:rFonts w:ascii="Arial" w:hAnsi="Arial" w:cs="Arial"/>
                <w:bCs/>
              </w:rPr>
              <w:t>Implement the sponsor's use cases (Entra ID access review and patch/release housekeeping), enhance reliability, add more workflows, and prepare for a pilot with the sponsor's support team</w:t>
            </w:r>
            <w:del w:id="48" w:author="Claude" w:date="2026-10-06T00:00:00Z">
              <w:r>
                <w:rPr>
                  <w:rFonts w:ascii="Arial" w:hAnsi="Arial" w:cs="Arial"/>
                  <w:bCs/>
                </w:rPr>
                <w:delText>.</w:delText>
              </w:r>
            </w:del>
            <w:ins w:id="49" w:author="Claude" w:date="2026-10-06T00:00:00Z">
              <w:r>
                <w:rPr>
                  <w:rFonts w:ascii="Arial" w:hAnsi="Arial" w:cs="Arial"/>
                  <w:bCs/>
                  <w:highlight w:val="yellow"/>
                </w:rPr>
                <w:t>; the Entra ID and GitLab integrations will first be built and demonstrated against mock connectors, and connected to real sponsor environments only if access is granted by the sponsor.</w:t>
              </w:r>
            </w:ins>
          </w:p>
          <w:p w14:paraId="6AFF937C" w14:textId="77777777" w:rsidR="00DE2A12" w:rsidRDefault="00DE2A12">
            <w:pPr>
              <w:rPr>
                <w:rFonts w:ascii="Arial" w:hAnsi="Arial" w:cs="Arial"/>
                <w:bCs/>
              </w:rPr>
            </w:pPr>
          </w:p>
          <w:p w14:paraId="69C9EDDC" w14:textId="77777777" w:rsidR="00DE2A12" w:rsidRDefault="00665860" w:rsidP="009C4336">
            <w:pPr>
              <w:rPr>
                <w:rFonts w:ascii="Arial" w:hAnsi="Arial" w:cs="Arial"/>
                <w:bCs/>
              </w:rPr>
            </w:pPr>
            <w:r>
              <w:rPr>
                <w:rFonts w:ascii="Arial" w:hAnsi="Arial" w:cs="Arial"/>
                <w:bCs/>
              </w:rPr>
              <w:t>Code quality standards will be adhered to through peer code reviews before merging into the main branch.</w:t>
            </w:r>
          </w:p>
          <w:p w14:paraId="02B70DD5" w14:textId="77777777" w:rsidR="00C91801" w:rsidRDefault="00C91801" w:rsidP="009C4336">
            <w:pPr>
              <w:rPr>
                <w:rFonts w:ascii="Arial" w:hAnsi="Arial" w:cs="Arial"/>
                <w:bCs/>
              </w:rPr>
            </w:pPr>
          </w:p>
          <w:p w14:paraId="439A4FFD" w14:textId="77777777" w:rsidR="00C91801" w:rsidRDefault="00C91801" w:rsidP="009C4336">
            <w:pPr>
              <w:rPr>
                <w:rFonts w:ascii="Arial" w:hAnsi="Arial" w:cs="Arial"/>
                <w:bCs/>
              </w:rPr>
            </w:pPr>
            <w:del w:id="50" w:author="Claude" w:date="2026-10-06T00:00:00Z">
              <w:r>
                <w:rPr>
                  <w:rFonts w:ascii="Arial" w:hAnsi="Arial" w:cs="Arial"/>
                  <w:bCs/>
                </w:rPr>
                <w:delText>80% Test Coverage Thresholds</w:delText>
              </w:r>
            </w:del>
            <w:ins w:id="51" w:author="Claude" w:date="2026-10-06T00:00:00Z">
              <w:r>
                <w:rPr>
                  <w:rFonts w:ascii="Arial" w:hAnsi="Arial" w:cs="Arial"/>
                  <w:bCs/>
                  <w:highlight w:val="yellow"/>
                </w:rPr>
                <w:t>80% test coverage threshold for backend code (LLM-dependent agent logic is covered by the AI quality test set instead)</w:t>
              </w:r>
            </w:ins>
          </w:p>
          <w:p w14:paraId="11FB6BD1" w14:textId="77777777" w:rsidR="00C91801" w:rsidRDefault="00C91801" w:rsidP="009C4336">
            <w:pPr>
              <w:rPr>
                <w:rFonts w:ascii="Arial" w:hAnsi="Arial" w:cs="Arial"/>
                <w:bCs/>
              </w:rPr>
            </w:pPr>
          </w:p>
          <w:p w14:paraId="7563DF4E" w14:textId="77777777" w:rsidR="00C91801" w:rsidRDefault="00EF19DE" w:rsidP="009C4336">
            <w:pPr>
              <w:rPr>
                <w:rFonts w:ascii="Arial" w:hAnsi="Arial" w:cs="Arial"/>
                <w:bCs/>
              </w:rPr>
            </w:pPr>
            <w:r>
              <w:rPr>
                <w:rFonts w:ascii="Arial" w:hAnsi="Arial" w:cs="Arial"/>
                <w:bCs/>
              </w:rPr>
              <w:t>API Documentations using OpenAPI/Swagger</w:t>
            </w:r>
          </w:p>
        </w:tc>
      </w:tr>
    </w:tbl>
    <w:p w14:paraId="6207CC54" w14:textId="77777777" w:rsidR="000F403E" w:rsidRDefault="000F403E">
      <w:pPr>
        <w:tabs>
          <w:tab w:val="right" w:pos="5760"/>
          <w:tab w:val="right" w:pos="7200"/>
          <w:tab w:val="right" w:leader="dot" w:pos="8640"/>
        </w:tabs>
        <w:rPr>
          <w:rFonts w:ascii="Arial Narrow" w:hAnsi="Arial Narrow"/>
        </w:rPr>
      </w:pPr>
    </w:p>
    <w:p w14:paraId="60369B90" w14:textId="77777777" w:rsidR="000F403E" w:rsidRDefault="00EF1F23">
      <w:pPr>
        <w:tabs>
          <w:tab w:val="right" w:pos="5760"/>
          <w:tab w:val="right" w:pos="7200"/>
          <w:tab w:val="right" w:leader="dot" w:pos="8640"/>
        </w:tabs>
        <w:rPr>
          <w:rFonts w:ascii="Arial Narrow" w:hAnsi="Arial Narrow"/>
        </w:rPr>
      </w:pPr>
      <w:r>
        <w:rPr>
          <w:rFonts w:ascii="Arial Narrow" w:hAnsi="Arial Narrow"/>
        </w:rPr>
        <w:br w:type="page"/>
      </w:r>
    </w:p>
    <w:tbl>
      <w:tblPr>
        <w:tblW w:w="0" w:type="auto"/>
        <w:tblLayout w:type="fixed"/>
        <w:tblLook w:val="04A0" w:firstRow="1" w:lastRow="0" w:firstColumn="1" w:lastColumn="0" w:noHBand="0" w:noVBand="1"/>
      </w:tblPr>
      <w:tblGrid>
        <w:gridCol w:w="3708"/>
        <w:gridCol w:w="626"/>
        <w:gridCol w:w="1534"/>
        <w:gridCol w:w="2880"/>
      </w:tblGrid>
      <w:tr w:rsidR="000F403E" w14:paraId="1702E721" w14:textId="77777777">
        <w:tc>
          <w:tcPr>
            <w:tcW w:w="8748" w:type="dxa"/>
            <w:gridSpan w:val="4"/>
            <w:tcBorders>
              <w:top w:val="single" w:sz="12" w:space="0" w:color="auto"/>
              <w:left w:val="single" w:sz="12" w:space="0" w:color="auto"/>
              <w:bottom w:val="single" w:sz="6" w:space="0" w:color="auto"/>
              <w:right w:val="single" w:sz="12" w:space="0" w:color="auto"/>
            </w:tcBorders>
          </w:tcPr>
          <w:p w14:paraId="29FAD67B" w14:textId="77777777" w:rsidR="000F403E" w:rsidRDefault="00EF1F23">
            <w:pPr>
              <w:tabs>
                <w:tab w:val="right" w:pos="5760"/>
                <w:tab w:val="right" w:pos="7200"/>
                <w:tab w:val="right" w:leader="dot" w:pos="8640"/>
              </w:tabs>
              <w:jc w:val="center"/>
              <w:rPr>
                <w:rFonts w:ascii="Arial Narrow" w:hAnsi="Arial Narrow"/>
                <w:b/>
              </w:rPr>
            </w:pPr>
            <w:r>
              <w:rPr>
                <w:rFonts w:ascii="Arial Narrow" w:hAnsi="Arial Narrow"/>
                <w:b/>
              </w:rPr>
              <w:t>For ISS Use Only</w:t>
            </w:r>
          </w:p>
        </w:tc>
      </w:tr>
      <w:tr w:rsidR="000F403E" w14:paraId="6BEC0C7C" w14:textId="77777777">
        <w:tc>
          <w:tcPr>
            <w:tcW w:w="3708" w:type="dxa"/>
            <w:tcBorders>
              <w:top w:val="single" w:sz="6" w:space="0" w:color="auto"/>
              <w:left w:val="single" w:sz="12" w:space="0" w:color="auto"/>
              <w:bottom w:val="single" w:sz="6" w:space="0" w:color="auto"/>
              <w:right w:val="single" w:sz="6" w:space="0" w:color="auto"/>
            </w:tcBorders>
          </w:tcPr>
          <w:p w14:paraId="6569AA89" w14:textId="77777777" w:rsidR="000F403E" w:rsidRDefault="00EF1F23">
            <w:pPr>
              <w:tabs>
                <w:tab w:val="right" w:pos="5760"/>
                <w:tab w:val="right" w:pos="7200"/>
                <w:tab w:val="right" w:leader="dot" w:pos="8640"/>
              </w:tabs>
              <w:spacing w:after="240"/>
              <w:rPr>
                <w:rFonts w:ascii="Arial Narrow" w:hAnsi="Arial Narrow"/>
                <w:b/>
              </w:rPr>
            </w:pPr>
            <w:r>
              <w:rPr>
                <w:rFonts w:ascii="Arial Narrow" w:hAnsi="Arial Narrow"/>
                <w:b/>
              </w:rPr>
              <w:t>Programme Name:</w:t>
            </w:r>
          </w:p>
        </w:tc>
        <w:tc>
          <w:tcPr>
            <w:tcW w:w="2160" w:type="dxa"/>
            <w:gridSpan w:val="2"/>
            <w:tcBorders>
              <w:top w:val="single" w:sz="6" w:space="0" w:color="auto"/>
              <w:left w:val="single" w:sz="6" w:space="0" w:color="auto"/>
              <w:bottom w:val="single" w:sz="6" w:space="0" w:color="auto"/>
              <w:right w:val="single" w:sz="12" w:space="0" w:color="auto"/>
            </w:tcBorders>
          </w:tcPr>
          <w:p w14:paraId="21C049E6" w14:textId="77777777" w:rsidR="000F403E" w:rsidRDefault="00EF1F23">
            <w:pPr>
              <w:tabs>
                <w:tab w:val="right" w:pos="5760"/>
                <w:tab w:val="right" w:pos="7200"/>
                <w:tab w:val="right" w:leader="dot" w:pos="8640"/>
              </w:tabs>
              <w:spacing w:after="240"/>
              <w:rPr>
                <w:rFonts w:ascii="Arial Narrow" w:hAnsi="Arial Narrow"/>
                <w:b/>
              </w:rPr>
            </w:pPr>
            <w:r>
              <w:rPr>
                <w:rFonts w:ascii="Arial Narrow" w:hAnsi="Arial Narrow"/>
                <w:b/>
              </w:rPr>
              <w:t>Project No:</w:t>
            </w:r>
          </w:p>
        </w:tc>
        <w:tc>
          <w:tcPr>
            <w:tcW w:w="2880" w:type="dxa"/>
            <w:tcBorders>
              <w:top w:val="single" w:sz="6" w:space="0" w:color="auto"/>
              <w:left w:val="single" w:sz="6" w:space="0" w:color="auto"/>
              <w:bottom w:val="single" w:sz="6" w:space="0" w:color="auto"/>
              <w:right w:val="single" w:sz="12" w:space="0" w:color="auto"/>
            </w:tcBorders>
          </w:tcPr>
          <w:p w14:paraId="68DFC742" w14:textId="77777777" w:rsidR="000F403E" w:rsidRDefault="00EF1F23">
            <w:pPr>
              <w:tabs>
                <w:tab w:val="right" w:pos="5760"/>
                <w:tab w:val="right" w:pos="7200"/>
                <w:tab w:val="right" w:leader="dot" w:pos="8640"/>
              </w:tabs>
              <w:spacing w:after="240"/>
              <w:rPr>
                <w:rFonts w:ascii="Arial Narrow" w:hAnsi="Arial Narrow"/>
                <w:b/>
              </w:rPr>
            </w:pPr>
            <w:r>
              <w:rPr>
                <w:rFonts w:ascii="Arial Narrow" w:hAnsi="Arial Narrow"/>
                <w:b/>
              </w:rPr>
              <w:t>Student Batch:</w:t>
            </w:r>
          </w:p>
        </w:tc>
      </w:tr>
      <w:tr w:rsidR="000F403E" w14:paraId="19130AB1" w14:textId="77777777">
        <w:tc>
          <w:tcPr>
            <w:tcW w:w="8748" w:type="dxa"/>
            <w:gridSpan w:val="4"/>
            <w:tcBorders>
              <w:top w:val="single" w:sz="6" w:space="0" w:color="auto"/>
              <w:left w:val="single" w:sz="12" w:space="0" w:color="auto"/>
              <w:bottom w:val="single" w:sz="6" w:space="0" w:color="auto"/>
              <w:right w:val="single" w:sz="12" w:space="0" w:color="auto"/>
            </w:tcBorders>
          </w:tcPr>
          <w:p w14:paraId="59A7E542" w14:textId="77777777" w:rsidR="000F403E" w:rsidRDefault="00EF1F23">
            <w:pPr>
              <w:tabs>
                <w:tab w:val="right" w:pos="5760"/>
                <w:tab w:val="right" w:pos="7200"/>
                <w:tab w:val="right" w:leader="dot" w:pos="8640"/>
              </w:tabs>
              <w:spacing w:after="240"/>
              <w:rPr>
                <w:rFonts w:ascii="Arial Narrow" w:hAnsi="Arial Narrow"/>
                <w:b/>
              </w:rPr>
            </w:pPr>
            <w:r>
              <w:rPr>
                <w:rFonts w:ascii="Arial Narrow" w:hAnsi="Arial Narrow"/>
                <w:b/>
              </w:rPr>
              <w:t>Accepted/Rejected/KIV:</w:t>
            </w:r>
          </w:p>
        </w:tc>
      </w:tr>
      <w:tr w:rsidR="000F403E" w14:paraId="01433B4D" w14:textId="77777777">
        <w:trPr>
          <w:trHeight w:val="400"/>
        </w:trPr>
        <w:tc>
          <w:tcPr>
            <w:tcW w:w="8748" w:type="dxa"/>
            <w:gridSpan w:val="4"/>
            <w:tcBorders>
              <w:top w:val="single" w:sz="6" w:space="0" w:color="auto"/>
              <w:left w:val="single" w:sz="12" w:space="0" w:color="auto"/>
              <w:right w:val="single" w:sz="12" w:space="0" w:color="auto"/>
            </w:tcBorders>
          </w:tcPr>
          <w:p w14:paraId="0A8DE97E" w14:textId="77777777" w:rsidR="000F403E" w:rsidRDefault="00EF1F23">
            <w:pPr>
              <w:tabs>
                <w:tab w:val="right" w:pos="5760"/>
                <w:tab w:val="right" w:pos="7200"/>
                <w:tab w:val="right" w:leader="dot" w:pos="8640"/>
              </w:tabs>
              <w:spacing w:after="240"/>
              <w:rPr>
                <w:rFonts w:ascii="Arial Narrow" w:hAnsi="Arial Narrow"/>
                <w:b/>
              </w:rPr>
            </w:pPr>
            <w:r>
              <w:rPr>
                <w:rFonts w:ascii="Arial Narrow" w:hAnsi="Arial Narrow"/>
                <w:b/>
              </w:rPr>
              <w:t>Students Assigned:</w:t>
            </w:r>
          </w:p>
        </w:tc>
      </w:tr>
      <w:tr w:rsidR="000F403E" w14:paraId="33385398" w14:textId="77777777">
        <w:tc>
          <w:tcPr>
            <w:tcW w:w="8748" w:type="dxa"/>
            <w:gridSpan w:val="4"/>
            <w:tcBorders>
              <w:top w:val="single" w:sz="6" w:space="0" w:color="auto"/>
              <w:left w:val="single" w:sz="12" w:space="0" w:color="auto"/>
              <w:bottom w:val="single" w:sz="12" w:space="0" w:color="auto"/>
              <w:right w:val="single" w:sz="12" w:space="0" w:color="auto"/>
            </w:tcBorders>
          </w:tcPr>
          <w:p w14:paraId="0B46B91D" w14:textId="77777777" w:rsidR="000F403E" w:rsidRDefault="00EF1F23">
            <w:pPr>
              <w:tabs>
                <w:tab w:val="right" w:pos="5760"/>
                <w:tab w:val="right" w:pos="7200"/>
                <w:tab w:val="right" w:leader="dot" w:pos="8640"/>
              </w:tabs>
              <w:spacing w:after="240"/>
              <w:rPr>
                <w:rFonts w:ascii="Arial Narrow" w:hAnsi="Arial Narrow"/>
                <w:b/>
              </w:rPr>
            </w:pPr>
            <w:r>
              <w:rPr>
                <w:rFonts w:ascii="Arial Narrow" w:hAnsi="Arial Narrow"/>
                <w:b/>
              </w:rPr>
              <w:t>Advisor Assigned:</w:t>
            </w:r>
          </w:p>
        </w:tc>
      </w:tr>
      <w:tr w:rsidR="000F403E" w14:paraId="53B00929" w14:textId="77777777">
        <w:trPr>
          <w:trHeight w:val="454"/>
        </w:trPr>
        <w:tc>
          <w:tcPr>
            <w:tcW w:w="4334" w:type="dxa"/>
            <w:gridSpan w:val="2"/>
            <w:tcBorders>
              <w:top w:val="single" w:sz="6" w:space="0" w:color="auto"/>
              <w:left w:val="single" w:sz="12" w:space="0" w:color="auto"/>
              <w:bottom w:val="single" w:sz="12" w:space="0" w:color="auto"/>
              <w:right w:val="single" w:sz="6" w:space="0" w:color="auto"/>
            </w:tcBorders>
          </w:tcPr>
          <w:p w14:paraId="12EBCD32" w14:textId="77777777" w:rsidR="000F403E" w:rsidRDefault="00EF1F23">
            <w:pPr>
              <w:tabs>
                <w:tab w:val="right" w:pos="5760"/>
                <w:tab w:val="right" w:pos="7200"/>
                <w:tab w:val="right" w:leader="dot" w:pos="8640"/>
              </w:tabs>
              <w:spacing w:after="480"/>
              <w:rPr>
                <w:rFonts w:ascii="Arial Narrow" w:hAnsi="Arial Narrow"/>
                <w:b/>
              </w:rPr>
            </w:pPr>
            <w:r>
              <w:rPr>
                <w:rFonts w:ascii="Arial Narrow" w:hAnsi="Arial Narrow"/>
                <w:b/>
              </w:rPr>
              <w:t>Assessed by:</w:t>
            </w:r>
          </w:p>
        </w:tc>
        <w:tc>
          <w:tcPr>
            <w:tcW w:w="4414" w:type="dxa"/>
            <w:gridSpan w:val="2"/>
            <w:tcBorders>
              <w:top w:val="single" w:sz="6" w:space="0" w:color="auto"/>
              <w:left w:val="single" w:sz="6" w:space="0" w:color="auto"/>
              <w:bottom w:val="single" w:sz="12" w:space="0" w:color="auto"/>
              <w:right w:val="single" w:sz="12" w:space="0" w:color="auto"/>
            </w:tcBorders>
          </w:tcPr>
          <w:p w14:paraId="7B2BA042" w14:textId="77777777" w:rsidR="000F403E" w:rsidRDefault="00EF1F23">
            <w:pPr>
              <w:tabs>
                <w:tab w:val="right" w:pos="5760"/>
                <w:tab w:val="right" w:pos="7200"/>
                <w:tab w:val="right" w:leader="dot" w:pos="8640"/>
              </w:tabs>
              <w:spacing w:after="480"/>
              <w:rPr>
                <w:rFonts w:ascii="Arial Narrow" w:hAnsi="Arial Narrow"/>
                <w:b/>
              </w:rPr>
            </w:pPr>
            <w:r>
              <w:rPr>
                <w:rFonts w:ascii="Arial Narrow" w:hAnsi="Arial Narrow"/>
                <w:b/>
              </w:rPr>
              <w:t>Date:</w:t>
            </w:r>
          </w:p>
        </w:tc>
      </w:tr>
    </w:tbl>
    <w:p w14:paraId="235C51D2" w14:textId="77777777" w:rsidR="000F403E" w:rsidRDefault="000F403E">
      <w:pPr>
        <w:tabs>
          <w:tab w:val="right" w:pos="5760"/>
          <w:tab w:val="right" w:pos="7200"/>
          <w:tab w:val="right" w:leader="dot" w:pos="8640"/>
        </w:tabs>
        <w:rPr>
          <w:rFonts w:ascii="Arial Narrow" w:hAnsi="Arial Narrow"/>
          <w:sz w:val="8"/>
        </w:rPr>
      </w:pPr>
    </w:p>
    <w:sectPr w:rsidR="000F403E">
      <w:headerReference w:type="default" r:id="rId11"/>
      <w:footerReference w:type="default" r:id="rId12"/>
      <w:pgSz w:w="11909" w:h="16834"/>
      <w:pgMar w:top="1008" w:right="1440" w:bottom="864" w:left="1440" w:header="432" w:footer="432" w:gutter="360"/>
      <w:paperSrc w:first="1" w:other="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22652" w14:textId="77777777" w:rsidR="003A3E38" w:rsidRDefault="003A3E38">
      <w:r>
        <w:separator/>
      </w:r>
    </w:p>
  </w:endnote>
  <w:endnote w:type="continuationSeparator" w:id="0">
    <w:p w14:paraId="280B9D2A" w14:textId="77777777" w:rsidR="003A3E38" w:rsidRDefault="003A3E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Times New Roman"/>
    <w:panose1 w:val="02020603050405020304"/>
    <w:charset w:val="00"/>
    <w:family w:val="roman"/>
    <w:pitch w:val="default"/>
  </w:font>
  <w:font w:name="Helvetica">
    <w:panose1 w:val="020B0604020202020204"/>
    <w:charset w:val="00"/>
    <w:family w:val="swiss"/>
    <w:pitch w:val="variable"/>
    <w:sig w:usb0="00000003" w:usb1="00000000" w:usb2="00000000" w:usb3="00000000" w:csb0="00000001" w:csb1="00000000"/>
  </w:font>
  <w:font w:name="Palatino">
    <w:altName w:val="Segoe UI Historic"/>
    <w:charset w:val="4D"/>
    <w:family w:val="auto"/>
    <w:pitch w:val="variable"/>
    <w:sig w:usb0="A00002FF" w:usb1="7800205A" w:usb2="14600000" w:usb3="00000000" w:csb0="00000193" w:csb1="00000000"/>
  </w:font>
  <w:font w:name="Arial Narrow">
    <w:altName w:val="Arial"/>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hicago">
    <w:altName w:val="Calibri"/>
    <w:charset w:val="00"/>
    <w:family w:val="swiss"/>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6046D" w14:textId="77777777" w:rsidR="00BA48DB" w:rsidRDefault="00BA48DB">
    <w:pPr>
      <w:pStyle w:val="Footer"/>
      <w:pBdr>
        <w:top w:val="single" w:sz="12" w:space="3" w:color="auto"/>
      </w:pBdr>
      <w:tabs>
        <w:tab w:val="clear" w:pos="4320"/>
      </w:tabs>
      <w:rPr>
        <w:rFonts w:ascii="Chicago" w:hAnsi="Chicago"/>
      </w:rPr>
    </w:pPr>
    <w:r>
      <w:rPr>
        <w:rFonts w:ascii="Arial" w:hAnsi="Arial"/>
        <w:i/>
        <w:caps/>
        <w:position w:val="36"/>
        <w:sz w:val="16"/>
      </w:rPr>
      <w:fldChar w:fldCharType="begin" w:fldLock="1"/>
    </w:r>
    <w:r>
      <w:rPr>
        <w:rFonts w:ascii="Arial" w:hAnsi="Arial"/>
        <w:i/>
        <w:caps/>
        <w:position w:val="36"/>
        <w:sz w:val="16"/>
      </w:rPr>
      <w:instrText xml:space="preserve">subject  \* mergeformat </w:instrText>
    </w:r>
    <w:r>
      <w:fldChar w:fldCharType="separate"/>
    </w:r>
    <w:r>
      <w:rPr>
        <w:rFonts w:ascii="Arial" w:hAnsi="Arial"/>
        <w:i/>
        <w:caps/>
        <w:position w:val="36"/>
        <w:sz w:val="16"/>
      </w:rPr>
      <w:t>ATA/QMS/</w:t>
    </w:r>
    <w:r>
      <w:fldChar w:fldCharType="end"/>
    </w:r>
    <w:r>
      <w:rPr>
        <w:rFonts w:ascii="Arial" w:hAnsi="Arial"/>
        <w:i/>
        <w:caps/>
        <w:position w:val="36"/>
        <w:sz w:val="16"/>
      </w:rPr>
      <w:fldChar w:fldCharType="begin" w:fldLock="1"/>
    </w:r>
    <w:r>
      <w:rPr>
        <w:rFonts w:ascii="Arial" w:hAnsi="Arial"/>
        <w:i/>
        <w:caps/>
        <w:position w:val="36"/>
        <w:sz w:val="16"/>
      </w:rPr>
      <w:instrText xml:space="preserve">filename  \* mergeformat </w:instrText>
    </w:r>
    <w:r>
      <w:fldChar w:fldCharType="separate"/>
    </w:r>
    <w:r>
      <w:rPr>
        <w:rFonts w:ascii="Arial" w:hAnsi="Arial"/>
        <w:i/>
        <w:caps/>
        <w:position w:val="36"/>
        <w:sz w:val="16"/>
      </w:rPr>
      <w:t>QF35.DOT</w:t>
    </w:r>
    <w:r>
      <w:fldChar w:fldCharType="end"/>
    </w:r>
    <w:r>
      <w:rPr>
        <w:rFonts w:ascii="Arial" w:hAnsi="Arial"/>
        <w:i/>
        <w:caps/>
        <w:position w:val="36"/>
        <w:sz w:val="16"/>
      </w:rPr>
      <w:t>/v2.0</w:t>
    </w:r>
    <w:r>
      <w:tab/>
    </w:r>
    <w:r w:rsidR="00DC6742">
      <w:rPr>
        <w:rFonts w:ascii="Cambria" w:hAnsi="Cambria"/>
        <w:caps/>
        <w:noProof/>
        <w:lang w:val="en-SG" w:eastAsia="zh-CN"/>
      </w:rPr>
      <w:drawing>
        <wp:inline distT="0" distB="0" distL="0" distR="0" wp14:anchorId="57B3F711" wp14:editId="2E1A3878">
          <wp:extent cx="1709420" cy="436245"/>
          <wp:effectExtent l="0" t="0" r="0" b="0"/>
          <wp:docPr id="1" name="Picture 1" descr="issnus">
            <a:extLst xmlns:a="http://schemas.openxmlformats.org/drawingml/2006/main">
              <a:ext uri="{FF2B5EF4-FFF2-40B4-BE49-F238E27FC236}">
                <a16:creationId xmlns:a16="http://schemas.microsoft.com/office/drawing/2014/main" id="{99340C8E-081E-4127-86AF-D3DDA75494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ssnu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709420" cy="436245"/>
                  </a:xfrm>
                  <a:prstGeom prst="rect">
                    <a:avLst/>
                  </a:prstGeom>
                  <a:noFill/>
                  <a:ln>
                    <a:noFill/>
                  </a:ln>
                </pic:spPr>
              </pic:pic>
            </a:graphicData>
          </a:graphic>
        </wp:inline>
      </w:drawing>
    </w:r>
    <w:r w:rsidR="00DC6742">
      <w:rPr>
        <w:rFonts w:ascii="Cambria" w:hAnsi="Cambria"/>
        <w:caps/>
        <w:noProof/>
        <w:lang w:val="en-SG" w:eastAsia="zh-CN"/>
      </w:rPr>
      <w:drawing>
        <wp:inline distT="0" distB="0" distL="0" distR="0" wp14:anchorId="62E9B54D" wp14:editId="3ADD4375">
          <wp:extent cx="1709420" cy="436245"/>
          <wp:effectExtent l="0" t="0" r="0" b="0"/>
          <wp:docPr id="1128774335" name="Picture 1128774335" descr="issnus">
            <a:extLst xmlns:a="http://schemas.openxmlformats.org/drawingml/2006/main">
              <a:ext uri="{FF2B5EF4-FFF2-40B4-BE49-F238E27FC236}">
                <a16:creationId xmlns:a16="http://schemas.microsoft.com/office/drawing/2014/main" id="{3D240734-DD8C-48A2-87E5-5E50009A5D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ssnu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709420" cy="43624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3C32A" w14:textId="77777777" w:rsidR="003A3E38" w:rsidRDefault="003A3E38">
      <w:r>
        <w:separator/>
      </w:r>
    </w:p>
  </w:footnote>
  <w:footnote w:type="continuationSeparator" w:id="0">
    <w:p w14:paraId="154DF766" w14:textId="77777777" w:rsidR="003A3E38" w:rsidRDefault="003A3E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A669F" w14:textId="77777777" w:rsidR="00BA48DB" w:rsidRDefault="00BA48DB">
    <w:pPr>
      <w:pStyle w:val="Header"/>
      <w:tabs>
        <w:tab w:val="clear" w:pos="4320"/>
        <w:tab w:val="left" w:pos="6480"/>
      </w:tabs>
      <w:rPr>
        <w:rFonts w:ascii="Arial" w:hAnsi="Arial"/>
        <w:i/>
        <w:caps/>
        <w:sz w:val="16"/>
      </w:rPr>
    </w:pPr>
    <w:r>
      <w:rPr>
        <w:rFonts w:ascii="Arial" w:hAnsi="Arial"/>
        <w:i/>
        <w:caps/>
        <w:sz w:val="16"/>
      </w:rPr>
      <w:tab/>
      <w:t>Filing Ref:</w:t>
    </w:r>
    <w:r>
      <w:rPr>
        <w:rFonts w:ascii="Arial" w:hAnsi="Arial"/>
        <w:i/>
        <w:caps/>
        <w:sz w:val="16"/>
      </w:rPr>
      <w:tab/>
    </w:r>
  </w:p>
  <w:p w14:paraId="7B6FAF62" w14:textId="77777777" w:rsidR="00BA48DB" w:rsidRDefault="00BA48DB">
    <w:pPr>
      <w:pStyle w:val="Header"/>
      <w:tabs>
        <w:tab w:val="clear" w:pos="4320"/>
      </w:tabs>
      <w:spacing w:before="60"/>
    </w:pPr>
    <w:r>
      <w:rPr>
        <w:rFonts w:ascii="Arial" w:hAnsi="Arial"/>
        <w:i/>
        <w:caps/>
        <w:sz w:val="16"/>
      </w:rPr>
      <w:fldChar w:fldCharType="begin"/>
    </w:r>
    <w:r>
      <w:rPr>
        <w:rFonts w:ascii="Arial" w:hAnsi="Arial"/>
        <w:i/>
        <w:caps/>
        <w:sz w:val="16"/>
      </w:rPr>
      <w:instrText xml:space="preserve">title  \* mergeformat </w:instrText>
    </w:r>
    <w:r>
      <w:fldChar w:fldCharType="separate"/>
    </w:r>
    <w:r>
      <w:rPr>
        <w:rFonts w:ascii="Arial" w:hAnsi="Arial"/>
        <w:i/>
        <w:caps/>
        <w:sz w:val="16"/>
      </w:rPr>
      <w:t>Capstone Project Proposal</w:t>
    </w:r>
    <w:r>
      <w:fldChar w:fldCharType="end"/>
    </w:r>
    <w:r>
      <w:rPr>
        <w:rFonts w:ascii="Arial" w:hAnsi="Arial"/>
        <w:i/>
        <w:caps/>
        <w:sz w:val="16"/>
      </w:rPr>
      <w:tab/>
      <w:t xml:space="preserve">Page </w:t>
    </w:r>
    <w:r>
      <w:rPr>
        <w:rFonts w:ascii="Arial" w:hAnsi="Arial"/>
        <w:i/>
        <w:caps/>
        <w:sz w:val="16"/>
      </w:rPr>
      <w:fldChar w:fldCharType="begin"/>
    </w:r>
    <w:r>
      <w:rPr>
        <w:rFonts w:ascii="Arial" w:hAnsi="Arial"/>
        <w:i/>
        <w:caps/>
        <w:sz w:val="16"/>
      </w:rPr>
      <w:instrText xml:space="preserve">page  \* mergeformat </w:instrText>
    </w:r>
    <w:r>
      <w:fldChar w:fldCharType="separate"/>
    </w:r>
    <w:r>
      <w:rPr>
        <w:rFonts w:ascii="Arial" w:hAnsi="Arial"/>
        <w:i/>
        <w:caps/>
        <w:sz w:val="16"/>
      </w:rPr>
      <w:t>2</w:t>
    </w:r>
    <w:r>
      <w:fldChar w:fldCharType="end"/>
    </w:r>
    <w:r>
      <w:rPr>
        <w:rFonts w:ascii="Arial" w:hAnsi="Arial"/>
        <w:i/>
        <w:caps/>
        <w:sz w:val="16"/>
      </w:rPr>
      <w:t xml:space="preserve"> of </w:t>
    </w:r>
    <w:r>
      <w:rPr>
        <w:rFonts w:ascii="Arial" w:hAnsi="Arial"/>
        <w:i/>
        <w:caps/>
        <w:sz w:val="16"/>
      </w:rPr>
      <w:fldChar w:fldCharType="begin"/>
    </w:r>
    <w:r>
      <w:rPr>
        <w:rFonts w:ascii="Arial" w:hAnsi="Arial"/>
        <w:i/>
        <w:caps/>
        <w:sz w:val="16"/>
      </w:rPr>
      <w:instrText xml:space="preserve">numpages  \* mergeformat </w:instrText>
    </w:r>
    <w:r>
      <w:fldChar w:fldCharType="separate"/>
    </w:r>
    <w:r>
      <w:rPr>
        <w:rFonts w:ascii="Arial" w:hAnsi="Arial"/>
        <w:i/>
        <w:caps/>
        <w:sz w:val="16"/>
      </w:rPr>
      <w:t>2</w:t>
    </w:r>
    <w:r>
      <w:fldChar w:fldCharType="end"/>
    </w:r>
  </w:p>
  <w:p w14:paraId="06A849B3" w14:textId="77777777" w:rsidR="00BA48DB" w:rsidRDefault="00BA48DB">
    <w:pPr>
      <w:pStyle w:val="Header"/>
      <w:pBdr>
        <w:top w:val="single" w:sz="12" w:space="3" w:color="auto"/>
      </w:pBdr>
      <w:tabs>
        <w:tab w:val="clear" w:pos="4320"/>
      </w:tabs>
      <w:spacing w:before="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34046"/>
    <w:multiLevelType w:val="hybridMultilevel"/>
    <w:tmpl w:val="FC9EE70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12E622D8"/>
    <w:multiLevelType w:val="hybridMultilevel"/>
    <w:tmpl w:val="C724443E"/>
    <w:lvl w:ilvl="0" w:tplc="48090019">
      <w:start w:val="1"/>
      <w:numFmt w:val="lowerLetter"/>
      <w:lvlText w:val="%1."/>
      <w:lvlJc w:val="left"/>
      <w:pPr>
        <w:ind w:left="1440" w:hanging="360"/>
      </w:p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 w15:restartNumberingAfterBreak="0">
    <w:nsid w:val="1B567636"/>
    <w:multiLevelType w:val="hybridMultilevel"/>
    <w:tmpl w:val="7B28338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BFD745D"/>
    <w:multiLevelType w:val="hybridMultilevel"/>
    <w:tmpl w:val="ECF4F676"/>
    <w:lvl w:ilvl="0" w:tplc="48090019">
      <w:start w:val="1"/>
      <w:numFmt w:val="lowerLetter"/>
      <w:lvlText w:val="%1."/>
      <w:lvlJc w:val="left"/>
      <w:pPr>
        <w:ind w:left="1440" w:hanging="360"/>
      </w:p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4" w15:restartNumberingAfterBreak="0">
    <w:nsid w:val="28533EE6"/>
    <w:multiLevelType w:val="hybridMultilevel"/>
    <w:tmpl w:val="8E34D36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3FFB4C9F"/>
    <w:multiLevelType w:val="hybridMultilevel"/>
    <w:tmpl w:val="47B66BD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42877861"/>
    <w:multiLevelType w:val="hybridMultilevel"/>
    <w:tmpl w:val="0C3CBE0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46880176"/>
    <w:multiLevelType w:val="hybridMultilevel"/>
    <w:tmpl w:val="8D628BC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4D805F8C"/>
    <w:multiLevelType w:val="multilevel"/>
    <w:tmpl w:val="4D805F8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56268EF"/>
    <w:multiLevelType w:val="hybridMultilevel"/>
    <w:tmpl w:val="E94EE456"/>
    <w:lvl w:ilvl="0" w:tplc="48090019">
      <w:start w:val="1"/>
      <w:numFmt w:val="lowerLetter"/>
      <w:lvlText w:val="%1."/>
      <w:lvlJc w:val="left"/>
      <w:pPr>
        <w:ind w:left="1440" w:hanging="360"/>
      </w:p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0" w15:restartNumberingAfterBreak="0">
    <w:nsid w:val="5ED13991"/>
    <w:multiLevelType w:val="hybridMultilevel"/>
    <w:tmpl w:val="7D70CAD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5F1210E8"/>
    <w:multiLevelType w:val="hybridMultilevel"/>
    <w:tmpl w:val="B3F2DBA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62180623"/>
    <w:multiLevelType w:val="hybridMultilevel"/>
    <w:tmpl w:val="3AF8CA4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6BE6242C"/>
    <w:multiLevelType w:val="hybridMultilevel"/>
    <w:tmpl w:val="E572D3D4"/>
    <w:lvl w:ilvl="0" w:tplc="48090019">
      <w:start w:val="1"/>
      <w:numFmt w:val="lowerLetter"/>
      <w:lvlText w:val="%1."/>
      <w:lvlJc w:val="left"/>
      <w:pPr>
        <w:ind w:left="1440" w:hanging="360"/>
      </w:p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4" w15:restartNumberingAfterBreak="0">
    <w:nsid w:val="7D5C7C96"/>
    <w:multiLevelType w:val="multilevel"/>
    <w:tmpl w:val="7D5C7C9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6266545">
    <w:abstractNumId w:val="7"/>
  </w:num>
  <w:num w:numId="2" w16cid:durableId="1147547983">
    <w:abstractNumId w:val="9"/>
  </w:num>
  <w:num w:numId="3" w16cid:durableId="1232696256">
    <w:abstractNumId w:val="11"/>
  </w:num>
  <w:num w:numId="4" w16cid:durableId="1235093071">
    <w:abstractNumId w:val="4"/>
  </w:num>
  <w:num w:numId="5" w16cid:durableId="1251114600">
    <w:abstractNumId w:val="5"/>
  </w:num>
  <w:num w:numId="6" w16cid:durableId="1319647779">
    <w:abstractNumId w:val="3"/>
  </w:num>
  <w:num w:numId="7" w16cid:durableId="1398816683">
    <w:abstractNumId w:val="14"/>
  </w:num>
  <w:num w:numId="8" w16cid:durableId="1748501776">
    <w:abstractNumId w:val="12"/>
  </w:num>
  <w:num w:numId="9" w16cid:durableId="1896500267">
    <w:abstractNumId w:val="10"/>
  </w:num>
  <w:num w:numId="10" w16cid:durableId="375010294">
    <w:abstractNumId w:val="1"/>
  </w:num>
  <w:num w:numId="11" w16cid:durableId="492181869">
    <w:abstractNumId w:val="2"/>
  </w:num>
  <w:num w:numId="12" w16cid:durableId="690646394">
    <w:abstractNumId w:val="6"/>
  </w:num>
  <w:num w:numId="13" w16cid:durableId="785542370">
    <w:abstractNumId w:val="13"/>
  </w:num>
  <w:num w:numId="14" w16cid:durableId="852770492">
    <w:abstractNumId w:val="8"/>
  </w:num>
  <w:num w:numId="15" w16cid:durableId="88814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120"/>
  <w:drawingGridVerticalSpacing w:val="120"/>
  <w:displayVerticalDrawingGridEvery w:val="0"/>
  <w:doNotUseMarginsForDrawingGridOrigin/>
  <w:doNotShadeFormData/>
  <w:noPunctuationKerning/>
  <w:characterSpacingControl w:val="doNotCompress"/>
  <w:footnotePr>
    <w:footnote w:id="-1"/>
    <w:footnote w:id="0"/>
  </w:footnotePr>
  <w:endnotePr>
    <w:endnote w:id="-1"/>
    <w:endnote w:id="0"/>
  </w:endnotePr>
  <w:compat>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0C41"/>
    <w:rsid w:val="00002613"/>
    <w:rsid w:val="0000681C"/>
    <w:rsid w:val="000150FE"/>
    <w:rsid w:val="0001674E"/>
    <w:rsid w:val="0001790D"/>
    <w:rsid w:val="0005176C"/>
    <w:rsid w:val="00053F2B"/>
    <w:rsid w:val="0007360C"/>
    <w:rsid w:val="00080357"/>
    <w:rsid w:val="00085071"/>
    <w:rsid w:val="000A1067"/>
    <w:rsid w:val="000A6D4B"/>
    <w:rsid w:val="000D4C5C"/>
    <w:rsid w:val="000E14EC"/>
    <w:rsid w:val="000F2081"/>
    <w:rsid w:val="000F2B24"/>
    <w:rsid w:val="000F403E"/>
    <w:rsid w:val="0010440B"/>
    <w:rsid w:val="00110044"/>
    <w:rsid w:val="00120257"/>
    <w:rsid w:val="001267A1"/>
    <w:rsid w:val="00172A9E"/>
    <w:rsid w:val="001807C7"/>
    <w:rsid w:val="001875FD"/>
    <w:rsid w:val="00193E38"/>
    <w:rsid w:val="00194A77"/>
    <w:rsid w:val="001E54AF"/>
    <w:rsid w:val="001F57A8"/>
    <w:rsid w:val="001F625E"/>
    <w:rsid w:val="002142C4"/>
    <w:rsid w:val="00216B51"/>
    <w:rsid w:val="00227724"/>
    <w:rsid w:val="00234626"/>
    <w:rsid w:val="002462F1"/>
    <w:rsid w:val="00254747"/>
    <w:rsid w:val="00271412"/>
    <w:rsid w:val="00277594"/>
    <w:rsid w:val="002971E4"/>
    <w:rsid w:val="002B04E2"/>
    <w:rsid w:val="002B4718"/>
    <w:rsid w:val="002B74DC"/>
    <w:rsid w:val="002C6608"/>
    <w:rsid w:val="002D6C34"/>
    <w:rsid w:val="002E2C23"/>
    <w:rsid w:val="0031059D"/>
    <w:rsid w:val="0031509E"/>
    <w:rsid w:val="00315D1C"/>
    <w:rsid w:val="003378D1"/>
    <w:rsid w:val="00344DEC"/>
    <w:rsid w:val="00352E74"/>
    <w:rsid w:val="00364BFB"/>
    <w:rsid w:val="003657C4"/>
    <w:rsid w:val="003715EB"/>
    <w:rsid w:val="00374580"/>
    <w:rsid w:val="00391722"/>
    <w:rsid w:val="003A0F13"/>
    <w:rsid w:val="003A3E38"/>
    <w:rsid w:val="003B04FE"/>
    <w:rsid w:val="003B53CB"/>
    <w:rsid w:val="003C0FEB"/>
    <w:rsid w:val="003F24FD"/>
    <w:rsid w:val="00412EE6"/>
    <w:rsid w:val="00414665"/>
    <w:rsid w:val="00421784"/>
    <w:rsid w:val="00426BED"/>
    <w:rsid w:val="004346C6"/>
    <w:rsid w:val="0043612B"/>
    <w:rsid w:val="00451B27"/>
    <w:rsid w:val="004640F7"/>
    <w:rsid w:val="00473890"/>
    <w:rsid w:val="004C3E85"/>
    <w:rsid w:val="004F673D"/>
    <w:rsid w:val="0050119C"/>
    <w:rsid w:val="005033B9"/>
    <w:rsid w:val="00503B9A"/>
    <w:rsid w:val="005263DC"/>
    <w:rsid w:val="00526E50"/>
    <w:rsid w:val="00530479"/>
    <w:rsid w:val="00583167"/>
    <w:rsid w:val="005B3BC2"/>
    <w:rsid w:val="005C3E5B"/>
    <w:rsid w:val="005D468B"/>
    <w:rsid w:val="005E229B"/>
    <w:rsid w:val="005F03B3"/>
    <w:rsid w:val="00640B3E"/>
    <w:rsid w:val="00651F48"/>
    <w:rsid w:val="006526FD"/>
    <w:rsid w:val="00665860"/>
    <w:rsid w:val="00666C28"/>
    <w:rsid w:val="0067498B"/>
    <w:rsid w:val="00684E61"/>
    <w:rsid w:val="00692D36"/>
    <w:rsid w:val="006B5FA4"/>
    <w:rsid w:val="006C54B1"/>
    <w:rsid w:val="006D2481"/>
    <w:rsid w:val="006E7C2F"/>
    <w:rsid w:val="006F0B33"/>
    <w:rsid w:val="007052A3"/>
    <w:rsid w:val="007162AA"/>
    <w:rsid w:val="00716C24"/>
    <w:rsid w:val="00722DBA"/>
    <w:rsid w:val="007461D6"/>
    <w:rsid w:val="00750C41"/>
    <w:rsid w:val="00765102"/>
    <w:rsid w:val="00783587"/>
    <w:rsid w:val="00795EA4"/>
    <w:rsid w:val="007A31E6"/>
    <w:rsid w:val="007C3FED"/>
    <w:rsid w:val="007C590B"/>
    <w:rsid w:val="007C5D44"/>
    <w:rsid w:val="007C6C50"/>
    <w:rsid w:val="007D04A3"/>
    <w:rsid w:val="007E2E9C"/>
    <w:rsid w:val="007E4DDC"/>
    <w:rsid w:val="008132BB"/>
    <w:rsid w:val="008142A0"/>
    <w:rsid w:val="00814374"/>
    <w:rsid w:val="0082196E"/>
    <w:rsid w:val="008370C7"/>
    <w:rsid w:val="00861306"/>
    <w:rsid w:val="0087296C"/>
    <w:rsid w:val="00881CC4"/>
    <w:rsid w:val="008853A3"/>
    <w:rsid w:val="00886DC8"/>
    <w:rsid w:val="00890DDB"/>
    <w:rsid w:val="00891C32"/>
    <w:rsid w:val="008A73CE"/>
    <w:rsid w:val="008B4A2B"/>
    <w:rsid w:val="008F136D"/>
    <w:rsid w:val="0095477E"/>
    <w:rsid w:val="00965C4F"/>
    <w:rsid w:val="00976833"/>
    <w:rsid w:val="00985A33"/>
    <w:rsid w:val="00995D82"/>
    <w:rsid w:val="009A02B2"/>
    <w:rsid w:val="009A4F45"/>
    <w:rsid w:val="009B3574"/>
    <w:rsid w:val="009B3E80"/>
    <w:rsid w:val="009C4336"/>
    <w:rsid w:val="009C7636"/>
    <w:rsid w:val="009D0D63"/>
    <w:rsid w:val="009E51DD"/>
    <w:rsid w:val="009F17E0"/>
    <w:rsid w:val="00A108EE"/>
    <w:rsid w:val="00A17A55"/>
    <w:rsid w:val="00A2206B"/>
    <w:rsid w:val="00A23245"/>
    <w:rsid w:val="00A7606A"/>
    <w:rsid w:val="00A81EC0"/>
    <w:rsid w:val="00AA0D53"/>
    <w:rsid w:val="00AB1B67"/>
    <w:rsid w:val="00AB7A94"/>
    <w:rsid w:val="00AD20D4"/>
    <w:rsid w:val="00AD7743"/>
    <w:rsid w:val="00AE3EBC"/>
    <w:rsid w:val="00AF719A"/>
    <w:rsid w:val="00B31C40"/>
    <w:rsid w:val="00B57141"/>
    <w:rsid w:val="00B67BE6"/>
    <w:rsid w:val="00B759EE"/>
    <w:rsid w:val="00B773F2"/>
    <w:rsid w:val="00B8793F"/>
    <w:rsid w:val="00BA48DB"/>
    <w:rsid w:val="00BB15D0"/>
    <w:rsid w:val="00BC185B"/>
    <w:rsid w:val="00BE3E86"/>
    <w:rsid w:val="00BF111A"/>
    <w:rsid w:val="00BF288E"/>
    <w:rsid w:val="00BF43BE"/>
    <w:rsid w:val="00C12FAB"/>
    <w:rsid w:val="00C15A19"/>
    <w:rsid w:val="00C35452"/>
    <w:rsid w:val="00C355F6"/>
    <w:rsid w:val="00C4562F"/>
    <w:rsid w:val="00C50E95"/>
    <w:rsid w:val="00C61869"/>
    <w:rsid w:val="00C822E3"/>
    <w:rsid w:val="00C91801"/>
    <w:rsid w:val="00C923BA"/>
    <w:rsid w:val="00CA0926"/>
    <w:rsid w:val="00CA2B81"/>
    <w:rsid w:val="00CB7646"/>
    <w:rsid w:val="00CC0734"/>
    <w:rsid w:val="00CD0BFB"/>
    <w:rsid w:val="00CD5509"/>
    <w:rsid w:val="00CE33E5"/>
    <w:rsid w:val="00CF401D"/>
    <w:rsid w:val="00D0117D"/>
    <w:rsid w:val="00D17DFC"/>
    <w:rsid w:val="00D5086F"/>
    <w:rsid w:val="00D54D66"/>
    <w:rsid w:val="00D63CDD"/>
    <w:rsid w:val="00D645EC"/>
    <w:rsid w:val="00D7347E"/>
    <w:rsid w:val="00D96D9E"/>
    <w:rsid w:val="00DA42C5"/>
    <w:rsid w:val="00DC6742"/>
    <w:rsid w:val="00DE2A12"/>
    <w:rsid w:val="00E03952"/>
    <w:rsid w:val="00E435AA"/>
    <w:rsid w:val="00E52A3D"/>
    <w:rsid w:val="00E5354F"/>
    <w:rsid w:val="00E57917"/>
    <w:rsid w:val="00E65DB2"/>
    <w:rsid w:val="00EA77D8"/>
    <w:rsid w:val="00EC459F"/>
    <w:rsid w:val="00ED5728"/>
    <w:rsid w:val="00EF17AC"/>
    <w:rsid w:val="00EF19DE"/>
    <w:rsid w:val="00EF1F23"/>
    <w:rsid w:val="00EF43EF"/>
    <w:rsid w:val="00EF5AA5"/>
    <w:rsid w:val="00F07384"/>
    <w:rsid w:val="00F12978"/>
    <w:rsid w:val="00F21BBD"/>
    <w:rsid w:val="00F33734"/>
    <w:rsid w:val="00F36C09"/>
    <w:rsid w:val="00F373AC"/>
    <w:rsid w:val="00F90ADB"/>
    <w:rsid w:val="00FB2EE2"/>
    <w:rsid w:val="00FB46B3"/>
    <w:rsid w:val="00FB5753"/>
    <w:rsid w:val="00FB61D6"/>
    <w:rsid w:val="00FC0765"/>
    <w:rsid w:val="00FD07F1"/>
    <w:rsid w:val="00FE3267"/>
    <w:rsid w:val="3DBCE9DB"/>
    <w:rsid w:val="5A297310"/>
    <w:rsid w:val="5E3ABB82"/>
    <w:rsid w:val="6383A38E"/>
    <w:rsid w:val="69616B65"/>
    <w:rsid w:val="DD7FFBE2"/>
    <w:rsid w:val="FFDB695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46B91C2"/>
  <w15:docId w15:val="{3EAD3B70-8434-490D-B20D-DDD4AA45B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New Roman" w:hAnsi="Times"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toc 1" w:semiHidden="1" w:qFormat="1"/>
    <w:lsdException w:name="toc 2" w:semiHidden="1" w:qFormat="1"/>
    <w:lsdException w:name="Normal Indent" w:qFormat="1"/>
    <w:lsdException w:name="footnote text" w:semiHidden="1" w:qFormat="1"/>
    <w:lsdException w:name="header" w:qFormat="1"/>
    <w:lsdException w:name="footer" w:qFormat="1"/>
    <w:lsdException w:name="index heading" w:semiHidden="1" w:qFormat="1"/>
    <w:lsdException w:name="caption" w:semiHidden="1" w:unhideWhenUsed="1" w:qFormat="1"/>
    <w:lsdException w:name="footnote reference" w:semiHidden="1" w:qFormat="1"/>
    <w:lsdException w:name="line number"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rPr>
      <w:rFonts w:ascii="Times New Roman" w:hAnsi="Times New Roman"/>
      <w:lang w:val="en-GB" w:eastAsia="en-US"/>
    </w:rPr>
  </w:style>
  <w:style w:type="paragraph" w:styleId="Heading1">
    <w:name w:val="heading 1"/>
    <w:basedOn w:val="Normal"/>
    <w:next w:val="Normal"/>
    <w:qFormat/>
    <w:pPr>
      <w:spacing w:before="240"/>
      <w:outlineLvl w:val="0"/>
    </w:pPr>
    <w:rPr>
      <w:rFonts w:ascii="Helvetica" w:hAnsi="Helvetica"/>
      <w:b/>
      <w:sz w:val="24"/>
      <w:u w:val="single"/>
    </w:rPr>
  </w:style>
  <w:style w:type="paragraph" w:styleId="Heading2">
    <w:name w:val="heading 2"/>
    <w:basedOn w:val="Normal"/>
    <w:next w:val="Normal"/>
    <w:qFormat/>
    <w:pPr>
      <w:spacing w:before="120"/>
      <w:outlineLvl w:val="1"/>
    </w:pPr>
    <w:rPr>
      <w:rFonts w:ascii="Helvetica" w:hAnsi="Helvetica"/>
      <w:b/>
      <w:sz w:val="24"/>
    </w:rPr>
  </w:style>
  <w:style w:type="paragraph" w:styleId="Heading3">
    <w:name w:val="heading 3"/>
    <w:basedOn w:val="Normal"/>
    <w:next w:val="Normal"/>
    <w:qFormat/>
    <w:pPr>
      <w:ind w:left="360"/>
      <w:outlineLvl w:val="2"/>
    </w:pPr>
    <w:rPr>
      <w:rFonts w:ascii="Times" w:hAnsi="Times"/>
      <w:b/>
      <w:sz w:val="24"/>
    </w:rPr>
  </w:style>
  <w:style w:type="paragraph" w:styleId="Heading4">
    <w:name w:val="heading 4"/>
    <w:basedOn w:val="Normal"/>
    <w:next w:val="Normal"/>
    <w:qFormat/>
    <w:pPr>
      <w:ind w:left="360"/>
      <w:outlineLvl w:val="3"/>
    </w:pPr>
    <w:rPr>
      <w:rFonts w:ascii="Times" w:hAnsi="Times"/>
      <w:sz w:val="24"/>
      <w:u w:val="single"/>
    </w:rPr>
  </w:style>
  <w:style w:type="paragraph" w:styleId="Heading5">
    <w:name w:val="heading 5"/>
    <w:basedOn w:val="Normal"/>
    <w:next w:val="Normal"/>
    <w:qFormat/>
    <w:pPr>
      <w:ind w:left="720"/>
      <w:outlineLvl w:val="4"/>
    </w:pPr>
    <w:rPr>
      <w:rFonts w:ascii="Times" w:hAnsi="Times"/>
      <w:b/>
    </w:rPr>
  </w:style>
  <w:style w:type="paragraph" w:styleId="Heading6">
    <w:name w:val="heading 6"/>
    <w:basedOn w:val="Normal"/>
    <w:next w:val="Normal"/>
    <w:qFormat/>
    <w:pPr>
      <w:ind w:left="720"/>
      <w:outlineLvl w:val="5"/>
    </w:pPr>
    <w:rPr>
      <w:rFonts w:ascii="Times" w:hAnsi="Times"/>
      <w:u w:val="single"/>
    </w:rPr>
  </w:style>
  <w:style w:type="paragraph" w:styleId="Heading7">
    <w:name w:val="heading 7"/>
    <w:basedOn w:val="Normal"/>
    <w:next w:val="Normal"/>
    <w:qFormat/>
    <w:pPr>
      <w:ind w:left="720"/>
      <w:outlineLvl w:val="6"/>
    </w:pPr>
    <w:rPr>
      <w:rFonts w:ascii="Times" w:hAnsi="Times"/>
      <w:i/>
    </w:rPr>
  </w:style>
  <w:style w:type="paragraph" w:styleId="Heading8">
    <w:name w:val="heading 8"/>
    <w:basedOn w:val="Normal"/>
    <w:next w:val="Normal"/>
    <w:qFormat/>
    <w:pPr>
      <w:ind w:left="720"/>
      <w:outlineLvl w:val="7"/>
    </w:pPr>
    <w:rPr>
      <w:rFonts w:ascii="Times" w:hAnsi="Times"/>
      <w:i/>
    </w:rPr>
  </w:style>
  <w:style w:type="paragraph" w:styleId="Heading9">
    <w:name w:val="heading 9"/>
    <w:basedOn w:val="Normal"/>
    <w:next w:val="Normal"/>
    <w:qFormat/>
    <w:pPr>
      <w:ind w:left="720"/>
      <w:outlineLvl w:val="8"/>
    </w:pPr>
    <w:rPr>
      <w:rFonts w:ascii="Times" w:hAnsi="Time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next w:val="Normal"/>
    <w:qFormat/>
    <w:pPr>
      <w:ind w:left="720"/>
    </w:pPr>
  </w:style>
  <w:style w:type="paragraph" w:styleId="Index5">
    <w:name w:val="index 5"/>
    <w:basedOn w:val="Normal"/>
    <w:next w:val="Normal"/>
    <w:semiHidden/>
    <w:qFormat/>
    <w:pPr>
      <w:ind w:left="1440"/>
    </w:pPr>
  </w:style>
  <w:style w:type="paragraph" w:styleId="Index6">
    <w:name w:val="index 6"/>
    <w:basedOn w:val="Normal"/>
    <w:next w:val="Normal"/>
    <w:semiHidden/>
    <w:qFormat/>
    <w:pPr>
      <w:ind w:left="1800"/>
    </w:pPr>
  </w:style>
  <w:style w:type="paragraph" w:styleId="Index4">
    <w:name w:val="index 4"/>
    <w:basedOn w:val="Normal"/>
    <w:next w:val="Normal"/>
    <w:semiHidden/>
    <w:qFormat/>
    <w:pPr>
      <w:ind w:left="1080"/>
    </w:pPr>
  </w:style>
  <w:style w:type="paragraph" w:styleId="Index3">
    <w:name w:val="index 3"/>
    <w:basedOn w:val="Normal"/>
    <w:next w:val="Normal"/>
    <w:semiHidden/>
    <w:qFormat/>
    <w:pPr>
      <w:ind w:left="720"/>
    </w:pPr>
  </w:style>
  <w:style w:type="paragraph" w:styleId="Footer">
    <w:name w:val="footer"/>
    <w:basedOn w:val="Normal"/>
    <w:qFormat/>
    <w:pPr>
      <w:tabs>
        <w:tab w:val="center" w:pos="4320"/>
        <w:tab w:val="right" w:pos="8640"/>
      </w:tabs>
    </w:pPr>
  </w:style>
  <w:style w:type="paragraph" w:styleId="Header">
    <w:name w:val="header"/>
    <w:basedOn w:val="Normal"/>
    <w:qFormat/>
    <w:pPr>
      <w:tabs>
        <w:tab w:val="center" w:pos="4320"/>
        <w:tab w:val="right" w:pos="8640"/>
      </w:tabs>
    </w:pPr>
  </w:style>
  <w:style w:type="paragraph" w:styleId="TOC1">
    <w:name w:val="toc 1"/>
    <w:basedOn w:val="Normal"/>
    <w:next w:val="Normal"/>
    <w:semiHidden/>
    <w:qFormat/>
    <w:pPr>
      <w:tabs>
        <w:tab w:val="left" w:leader="dot" w:pos="8280"/>
        <w:tab w:val="right" w:pos="8640"/>
      </w:tabs>
      <w:ind w:right="720"/>
    </w:pPr>
    <w:rPr>
      <w:rFonts w:ascii="Palatino" w:hAnsi="Palatino"/>
      <w:color w:val="000000"/>
      <w:sz w:val="24"/>
      <w:lang w:val="en-US"/>
    </w:rPr>
  </w:style>
  <w:style w:type="paragraph" w:styleId="IndexHeading">
    <w:name w:val="index heading"/>
    <w:basedOn w:val="Normal"/>
    <w:next w:val="Normal"/>
    <w:semiHidden/>
    <w:qFormat/>
  </w:style>
  <w:style w:type="paragraph" w:styleId="FootnoteText">
    <w:name w:val="footnote text"/>
    <w:basedOn w:val="Normal"/>
    <w:next w:val="Normal"/>
    <w:semiHidden/>
    <w:qFormat/>
  </w:style>
  <w:style w:type="paragraph" w:styleId="Index7">
    <w:name w:val="index 7"/>
    <w:basedOn w:val="Normal"/>
    <w:next w:val="Normal"/>
    <w:semiHidden/>
    <w:qFormat/>
    <w:pPr>
      <w:ind w:left="2160"/>
    </w:pPr>
  </w:style>
  <w:style w:type="paragraph" w:styleId="TOC2">
    <w:name w:val="toc 2"/>
    <w:basedOn w:val="Normal"/>
    <w:next w:val="Normal"/>
    <w:semiHidden/>
    <w:qFormat/>
    <w:pPr>
      <w:tabs>
        <w:tab w:val="left" w:leader="dot" w:pos="8280"/>
        <w:tab w:val="right" w:pos="8640"/>
      </w:tabs>
      <w:ind w:left="720" w:right="720"/>
    </w:pPr>
    <w:rPr>
      <w:rFonts w:ascii="Palatino" w:hAnsi="Palatino"/>
      <w:color w:val="000000"/>
      <w:sz w:val="24"/>
      <w:lang w:val="en-US"/>
    </w:rPr>
  </w:style>
  <w:style w:type="paragraph" w:styleId="Index1">
    <w:name w:val="index 1"/>
    <w:basedOn w:val="Normal"/>
    <w:next w:val="Normal"/>
    <w:semiHidden/>
    <w:qFormat/>
  </w:style>
  <w:style w:type="paragraph" w:styleId="Index2">
    <w:name w:val="index 2"/>
    <w:basedOn w:val="Normal"/>
    <w:next w:val="Normal"/>
    <w:semiHidden/>
    <w:qFormat/>
    <w:pPr>
      <w:ind w:left="360"/>
    </w:pPr>
  </w:style>
  <w:style w:type="character" w:styleId="LineNumber">
    <w:name w:val="line number"/>
    <w:basedOn w:val="DefaultParagraphFont"/>
    <w:qFormat/>
  </w:style>
  <w:style w:type="character" w:styleId="FootnoteReference">
    <w:name w:val="footnote reference"/>
    <w:semiHidden/>
    <w:qFormat/>
    <w:rPr>
      <w:position w:val="6"/>
      <w:sz w:val="16"/>
    </w:rPr>
  </w:style>
  <w:style w:type="paragraph" w:customStyle="1" w:styleId="PageNumber1">
    <w:name w:val="Page Number1"/>
    <w:basedOn w:val="Normal"/>
    <w:next w:val="Normal"/>
    <w:qFormat/>
    <w:rPr>
      <w:rFonts w:ascii="Palatino" w:hAnsi="Palatino"/>
      <w:color w:val="000000"/>
      <w:sz w:val="24"/>
      <w:lang w:val="en-US"/>
    </w:rPr>
  </w:style>
  <w:style w:type="paragraph" w:customStyle="1" w:styleId="Times">
    <w:name w:val="Times"/>
    <w:basedOn w:val="Normal"/>
    <w:qFormat/>
    <w:pPr>
      <w:ind w:firstLine="720"/>
    </w:pPr>
    <w:rPr>
      <w:rFonts w:ascii="Palatino" w:hAnsi="Palatino"/>
      <w:color w:val="000000"/>
      <w:sz w:val="18"/>
      <w:lang w:val="en-US"/>
    </w:rPr>
  </w:style>
  <w:style w:type="paragraph" w:customStyle="1" w:styleId="point">
    <w:name w:val="point"/>
    <w:basedOn w:val="Normal"/>
    <w:qFormat/>
    <w:rPr>
      <w:rFonts w:ascii="Palatino" w:hAnsi="Palatino"/>
      <w:color w:val="000000"/>
      <w:sz w:val="18"/>
      <w:lang w:val="en-US"/>
    </w:rPr>
  </w:style>
  <w:style w:type="paragraph" w:customStyle="1" w:styleId="SPara">
    <w:name w:val="SPara"/>
    <w:basedOn w:val="Normal"/>
    <w:qFormat/>
    <w:pPr>
      <w:spacing w:before="240" w:line="240" w:lineRule="atLeast"/>
      <w:ind w:left="720"/>
      <w:jc w:val="both"/>
    </w:pPr>
    <w:rPr>
      <w:rFonts w:ascii="Palatino" w:hAnsi="Palatino"/>
      <w:color w:val="000000"/>
      <w:sz w:val="18"/>
      <w:lang w:val="en-US"/>
    </w:rPr>
  </w:style>
  <w:style w:type="paragraph" w:customStyle="1" w:styleId="SHMAIN">
    <w:name w:val="SHMAIN"/>
    <w:basedOn w:val="Normal"/>
    <w:qFormat/>
    <w:pPr>
      <w:pageBreakBefore/>
      <w:spacing w:before="480" w:line="240" w:lineRule="atLeast"/>
      <w:ind w:left="720" w:hanging="720"/>
    </w:pPr>
    <w:rPr>
      <w:rFonts w:ascii="Palatino" w:hAnsi="Palatino"/>
      <w:b/>
      <w:color w:val="000000"/>
      <w:sz w:val="18"/>
      <w:lang w:val="en-US"/>
    </w:rPr>
  </w:style>
  <w:style w:type="paragraph" w:customStyle="1" w:styleId="AL">
    <w:name w:val="AL"/>
    <w:qFormat/>
    <w:pPr>
      <w:overflowPunct w:val="0"/>
      <w:autoSpaceDE w:val="0"/>
      <w:autoSpaceDN w:val="0"/>
      <w:adjustRightInd w:val="0"/>
      <w:spacing w:line="240" w:lineRule="atLeast"/>
      <w:ind w:left="1440" w:hanging="576"/>
      <w:textAlignment w:val="baseline"/>
    </w:pPr>
    <w:rPr>
      <w:rFonts w:ascii="Palatino" w:hAnsi="Palatino"/>
      <w:b/>
      <w:color w:val="000000"/>
      <w:sz w:val="24"/>
      <w:lang w:val="en-US" w:eastAsia="en-US"/>
    </w:rPr>
  </w:style>
  <w:style w:type="paragraph" w:customStyle="1" w:styleId="AN">
    <w:name w:val="AN"/>
    <w:qFormat/>
    <w:pPr>
      <w:overflowPunct w:val="0"/>
      <w:autoSpaceDE w:val="0"/>
      <w:autoSpaceDN w:val="0"/>
      <w:adjustRightInd w:val="0"/>
      <w:spacing w:line="240" w:lineRule="atLeast"/>
      <w:ind w:left="1008" w:hanging="576"/>
      <w:textAlignment w:val="baseline"/>
    </w:pPr>
    <w:rPr>
      <w:rFonts w:ascii="Palatino" w:hAnsi="Palatino"/>
      <w:b/>
      <w:color w:val="000000"/>
      <w:sz w:val="24"/>
      <w:lang w:val="en-US" w:eastAsia="en-US"/>
    </w:rPr>
  </w:style>
  <w:style w:type="paragraph" w:customStyle="1" w:styleId="AU">
    <w:name w:val="AU"/>
    <w:qFormat/>
    <w:pPr>
      <w:overflowPunct w:val="0"/>
      <w:autoSpaceDE w:val="0"/>
      <w:autoSpaceDN w:val="0"/>
      <w:adjustRightInd w:val="0"/>
      <w:spacing w:line="240" w:lineRule="atLeast"/>
      <w:ind w:left="576" w:hanging="576"/>
      <w:textAlignment w:val="baseline"/>
    </w:pPr>
    <w:rPr>
      <w:rFonts w:ascii="Palatino" w:hAnsi="Palatino"/>
      <w:b/>
      <w:color w:val="000000"/>
      <w:sz w:val="24"/>
      <w:lang w:val="en-US" w:eastAsia="en-US"/>
    </w:rPr>
  </w:style>
  <w:style w:type="paragraph" w:customStyle="1" w:styleId="IP">
    <w:name w:val="IP"/>
    <w:qFormat/>
    <w:pPr>
      <w:overflowPunct w:val="0"/>
      <w:autoSpaceDE w:val="0"/>
      <w:autoSpaceDN w:val="0"/>
      <w:adjustRightInd w:val="0"/>
      <w:spacing w:line="240" w:lineRule="atLeast"/>
      <w:ind w:firstLine="720"/>
      <w:textAlignment w:val="baseline"/>
    </w:pPr>
    <w:rPr>
      <w:rFonts w:ascii="Palatino" w:hAnsi="Palatino"/>
      <w:b/>
      <w:color w:val="000000"/>
      <w:sz w:val="24"/>
      <w:lang w:val="en-US" w:eastAsia="en-US"/>
    </w:rPr>
  </w:style>
  <w:style w:type="paragraph" w:customStyle="1" w:styleId="MP">
    <w:name w:val="MP"/>
    <w:qFormat/>
    <w:pPr>
      <w:overflowPunct w:val="0"/>
      <w:autoSpaceDE w:val="0"/>
      <w:autoSpaceDN w:val="0"/>
      <w:adjustRightInd w:val="0"/>
      <w:spacing w:after="240" w:line="240" w:lineRule="atLeast"/>
      <w:ind w:left="8352"/>
      <w:textAlignment w:val="baseline"/>
    </w:pPr>
    <w:rPr>
      <w:rFonts w:ascii="Palatino" w:hAnsi="Palatino"/>
      <w:i/>
      <w:color w:val="000000"/>
      <w:sz w:val="24"/>
      <w:lang w:val="en-US" w:eastAsia="en-US"/>
    </w:rPr>
  </w:style>
  <w:style w:type="paragraph" w:customStyle="1" w:styleId="QH">
    <w:name w:val="QH"/>
    <w:qFormat/>
    <w:pPr>
      <w:overflowPunct w:val="0"/>
      <w:autoSpaceDE w:val="0"/>
      <w:autoSpaceDN w:val="0"/>
      <w:adjustRightInd w:val="0"/>
      <w:spacing w:after="240" w:line="240" w:lineRule="atLeast"/>
      <w:ind w:left="720" w:hanging="720"/>
      <w:textAlignment w:val="baseline"/>
    </w:pPr>
    <w:rPr>
      <w:rFonts w:ascii="Palatino" w:hAnsi="Palatino"/>
      <w:b/>
      <w:i/>
      <w:color w:val="000000"/>
      <w:sz w:val="24"/>
      <w:lang w:val="en-US" w:eastAsia="en-US"/>
    </w:rPr>
  </w:style>
  <w:style w:type="paragraph" w:customStyle="1" w:styleId="RP">
    <w:name w:val="RP"/>
    <w:qFormat/>
    <w:pPr>
      <w:overflowPunct w:val="0"/>
      <w:autoSpaceDE w:val="0"/>
      <w:autoSpaceDN w:val="0"/>
      <w:adjustRightInd w:val="0"/>
      <w:spacing w:line="240" w:lineRule="atLeast"/>
      <w:ind w:left="1872" w:hanging="576"/>
      <w:textAlignment w:val="baseline"/>
    </w:pPr>
    <w:rPr>
      <w:rFonts w:ascii="Palatino" w:hAnsi="Palatino"/>
      <w:b/>
      <w:color w:val="000000"/>
      <w:sz w:val="24"/>
      <w:lang w:val="en-US" w:eastAsia="en-US"/>
    </w:rPr>
  </w:style>
  <w:style w:type="paragraph" w:customStyle="1" w:styleId="SH">
    <w:name w:val="SH"/>
    <w:qFormat/>
    <w:pPr>
      <w:overflowPunct w:val="0"/>
      <w:autoSpaceDE w:val="0"/>
      <w:autoSpaceDN w:val="0"/>
      <w:adjustRightInd w:val="0"/>
      <w:spacing w:after="240" w:line="240" w:lineRule="atLeast"/>
      <w:jc w:val="center"/>
      <w:textAlignment w:val="baseline"/>
    </w:pPr>
    <w:rPr>
      <w:rFonts w:ascii="Palatino" w:hAnsi="Palatino"/>
      <w:b/>
      <w:color w:val="000000"/>
      <w:sz w:val="28"/>
      <w:u w:val="single"/>
      <w:lang w:val="en-US" w:eastAsia="en-US"/>
    </w:rPr>
  </w:style>
  <w:style w:type="paragraph" w:customStyle="1" w:styleId="UP">
    <w:name w:val="UP"/>
    <w:qFormat/>
    <w:pPr>
      <w:overflowPunct w:val="0"/>
      <w:autoSpaceDE w:val="0"/>
      <w:autoSpaceDN w:val="0"/>
      <w:adjustRightInd w:val="0"/>
      <w:spacing w:line="240" w:lineRule="atLeast"/>
      <w:textAlignment w:val="baseline"/>
    </w:pPr>
    <w:rPr>
      <w:rFonts w:ascii="Palatino" w:hAnsi="Palatino"/>
      <w:b/>
      <w:color w:val="000000"/>
      <w:sz w:val="24"/>
      <w:lang w:val="en-US" w:eastAsia="en-US"/>
    </w:rPr>
  </w:style>
  <w:style w:type="paragraph" w:customStyle="1" w:styleId="HL-1">
    <w:name w:val="HL-1"/>
    <w:basedOn w:val="Normal"/>
    <w:qFormat/>
    <w:pPr>
      <w:pageBreakBefore/>
      <w:spacing w:before="180"/>
      <w:jc w:val="both"/>
    </w:pPr>
    <w:rPr>
      <w:rFonts w:ascii="Palatino" w:hAnsi="Palatino"/>
      <w:color w:val="000000"/>
      <w:sz w:val="36"/>
      <w:lang w:val="en-US"/>
    </w:rPr>
  </w:style>
  <w:style w:type="paragraph" w:customStyle="1" w:styleId="FIXSPACE">
    <w:name w:val="FIX SPACE"/>
    <w:basedOn w:val="PageNumber1"/>
    <w:qFormat/>
  </w:style>
  <w:style w:type="paragraph" w:customStyle="1" w:styleId="subsubpara">
    <w:name w:val="sub sub para"/>
    <w:basedOn w:val="Normal"/>
    <w:qFormat/>
    <w:pPr>
      <w:spacing w:before="200" w:line="320" w:lineRule="atLeast"/>
      <w:ind w:left="1440" w:hanging="720"/>
      <w:jc w:val="both"/>
    </w:pPr>
    <w:rPr>
      <w:rFonts w:ascii="Palatino" w:hAnsi="Palatino"/>
      <w:color w:val="000000"/>
      <w:sz w:val="24"/>
      <w:lang w:val="en-US"/>
    </w:rPr>
  </w:style>
  <w:style w:type="paragraph" w:customStyle="1" w:styleId="Header-L1">
    <w:name w:val="Header-L1"/>
    <w:basedOn w:val="Normal"/>
    <w:qFormat/>
    <w:pPr>
      <w:keepNext/>
      <w:spacing w:before="360" w:line="240" w:lineRule="atLeast"/>
    </w:pPr>
    <w:rPr>
      <w:rFonts w:ascii="Palatino" w:hAnsi="Palatino"/>
      <w:b/>
      <w:caps/>
      <w:color w:val="000000"/>
      <w:sz w:val="24"/>
      <w:lang w:val="en-US"/>
    </w:rPr>
  </w:style>
  <w:style w:type="paragraph" w:customStyle="1" w:styleId="Header-L2">
    <w:name w:val="Header-L2"/>
    <w:basedOn w:val="Normal"/>
    <w:qFormat/>
    <w:pPr>
      <w:keepNext/>
      <w:spacing w:before="240" w:line="240" w:lineRule="atLeast"/>
    </w:pPr>
    <w:rPr>
      <w:rFonts w:ascii="Palatino" w:hAnsi="Palatino"/>
      <w:b/>
      <w:color w:val="000000"/>
      <w:sz w:val="24"/>
      <w:lang w:val="en-US"/>
    </w:rPr>
  </w:style>
  <w:style w:type="paragraph" w:customStyle="1" w:styleId="L3-Header">
    <w:name w:val="L3-Header"/>
    <w:basedOn w:val="Normal"/>
    <w:qFormat/>
    <w:pPr>
      <w:keepNext/>
      <w:tabs>
        <w:tab w:val="left" w:pos="1080"/>
        <w:tab w:val="left" w:pos="2160"/>
        <w:tab w:val="left" w:pos="2880"/>
        <w:tab w:val="left" w:pos="3600"/>
        <w:tab w:val="left" w:pos="4320"/>
        <w:tab w:val="left" w:pos="5040"/>
        <w:tab w:val="left" w:pos="5760"/>
        <w:tab w:val="left" w:pos="6480"/>
        <w:tab w:val="left" w:pos="7200"/>
        <w:tab w:val="left" w:pos="7920"/>
        <w:tab w:val="left" w:pos="8640"/>
      </w:tabs>
      <w:spacing w:before="120" w:line="240" w:lineRule="atLeast"/>
      <w:ind w:left="1080" w:hanging="1080"/>
      <w:jc w:val="both"/>
    </w:pPr>
    <w:rPr>
      <w:rFonts w:ascii="Palatino" w:hAnsi="Palatino"/>
      <w:color w:val="000000"/>
      <w:sz w:val="24"/>
      <w:lang w:val="en-US"/>
    </w:rPr>
  </w:style>
  <w:style w:type="paragraph" w:customStyle="1" w:styleId="RDBDSTYLESHEETP">
    <w:name w:val="RDBD STYLE SHEET/P"/>
    <w:basedOn w:val="Normal"/>
    <w:qFormat/>
    <w:pPr>
      <w:ind w:left="720"/>
    </w:pPr>
    <w:rPr>
      <w:rFonts w:ascii="Palatino" w:hAnsi="Palatino"/>
      <w:color w:val="000000"/>
      <w:sz w:val="24"/>
      <w:lang w:val="en-US"/>
    </w:rPr>
  </w:style>
  <w:style w:type="paragraph" w:customStyle="1" w:styleId="Title1">
    <w:name w:val="Title1"/>
    <w:basedOn w:val="Normal"/>
    <w:qFormat/>
    <w:pPr>
      <w:spacing w:before="60" w:after="60"/>
    </w:pPr>
    <w:rPr>
      <w:rFonts w:ascii="Palatino" w:hAnsi="Palatino"/>
      <w:color w:val="000000"/>
      <w:sz w:val="28"/>
      <w:lang w:val="en-US"/>
    </w:rPr>
  </w:style>
  <w:style w:type="paragraph" w:customStyle="1" w:styleId="point-normal">
    <w:name w:val="point-normal"/>
    <w:basedOn w:val="Normal"/>
    <w:qFormat/>
    <w:pPr>
      <w:ind w:left="1440" w:right="900"/>
    </w:pPr>
    <w:rPr>
      <w:rFonts w:ascii="Times" w:hAnsi="Times"/>
      <w:color w:val="000000"/>
      <w:sz w:val="36"/>
      <w:lang w:val="en-US"/>
    </w:rPr>
  </w:style>
  <w:style w:type="paragraph" w:customStyle="1" w:styleId="sub-point">
    <w:name w:val="sub-point"/>
    <w:basedOn w:val="Normal"/>
    <w:qFormat/>
    <w:pPr>
      <w:ind w:left="1980" w:hanging="540"/>
    </w:pPr>
    <w:rPr>
      <w:rFonts w:ascii="Times" w:hAnsi="Times"/>
      <w:color w:val="000000"/>
      <w:sz w:val="36"/>
      <w:lang w:val="en-US"/>
    </w:rPr>
  </w:style>
  <w:style w:type="paragraph" w:customStyle="1" w:styleId="Point-capital">
    <w:name w:val="Point-capital"/>
    <w:basedOn w:val="Normal"/>
    <w:qFormat/>
    <w:pPr>
      <w:ind w:left="720"/>
    </w:pPr>
    <w:rPr>
      <w:rFonts w:ascii="Times" w:hAnsi="Times"/>
      <w:caps/>
      <w:color w:val="000000"/>
      <w:sz w:val="36"/>
      <w:lang w:val="en-US"/>
    </w:rPr>
  </w:style>
  <w:style w:type="paragraph" w:customStyle="1" w:styleId="italic-bottom-note">
    <w:name w:val="italic-bottom-note"/>
    <w:basedOn w:val="Normal"/>
    <w:qFormat/>
    <w:rPr>
      <w:rFonts w:ascii="Times" w:hAnsi="Times"/>
      <w:i/>
      <w:color w:val="000000"/>
      <w:sz w:val="36"/>
      <w:lang w:val="en-US"/>
    </w:rPr>
  </w:style>
  <w:style w:type="paragraph" w:customStyle="1" w:styleId="pointA">
    <w:name w:val="point A"/>
    <w:basedOn w:val="point-normal"/>
    <w:qFormat/>
    <w:pPr>
      <w:ind w:left="1260" w:right="360" w:hanging="720"/>
    </w:pPr>
  </w:style>
  <w:style w:type="paragraph" w:customStyle="1" w:styleId="sub-pointA">
    <w:name w:val="sub-point A"/>
    <w:basedOn w:val="point-normal"/>
    <w:qFormat/>
    <w:pPr>
      <w:ind w:left="1980" w:hanging="720"/>
    </w:pPr>
  </w:style>
  <w:style w:type="paragraph" w:customStyle="1" w:styleId="sub-sub-pointA">
    <w:name w:val="sub-sub-point A"/>
    <w:basedOn w:val="point-normal"/>
    <w:qFormat/>
    <w:pPr>
      <w:ind w:left="1980" w:hanging="720"/>
    </w:pPr>
  </w:style>
  <w:style w:type="paragraph" w:customStyle="1" w:styleId="Foils-H1">
    <w:name w:val="Foils-H1"/>
    <w:basedOn w:val="Normal"/>
    <w:qFormat/>
    <w:pPr>
      <w:keepNext/>
      <w:pageBreakBefore/>
    </w:pPr>
    <w:rPr>
      <w:rFonts w:ascii="Palatino" w:hAnsi="Palatino"/>
      <w:b/>
      <w:caps/>
      <w:sz w:val="48"/>
      <w:lang w:val="en-US"/>
    </w:rPr>
  </w:style>
  <w:style w:type="paragraph" w:customStyle="1" w:styleId="Graphic">
    <w:name w:val="Graphic"/>
    <w:basedOn w:val="Normal"/>
    <w:qFormat/>
    <w:pPr>
      <w:spacing w:before="480" w:after="480"/>
      <w:jc w:val="center"/>
    </w:pPr>
    <w:rPr>
      <w:rFonts w:ascii="Palatino" w:hAnsi="Palatino"/>
      <w:sz w:val="24"/>
      <w:lang w:val="en-US"/>
    </w:rPr>
  </w:style>
  <w:style w:type="paragraph" w:customStyle="1" w:styleId="Foils-H2">
    <w:name w:val="Foils-H2"/>
    <w:basedOn w:val="Normal"/>
    <w:qFormat/>
    <w:pPr>
      <w:keepNext/>
      <w:spacing w:before="480"/>
      <w:ind w:left="720"/>
    </w:pPr>
    <w:rPr>
      <w:rFonts w:ascii="Palatino" w:hAnsi="Palatino"/>
      <w:b/>
      <w:sz w:val="48"/>
      <w:lang w:val="en-US"/>
    </w:rPr>
  </w:style>
  <w:style w:type="paragraph" w:customStyle="1" w:styleId="Foils-Bullet">
    <w:name w:val="Foils-Bullet"/>
    <w:basedOn w:val="Normal"/>
    <w:qFormat/>
    <w:pPr>
      <w:keepLines/>
      <w:spacing w:before="240"/>
      <w:ind w:left="2160" w:hanging="720"/>
    </w:pPr>
    <w:rPr>
      <w:rFonts w:ascii="Palatino" w:hAnsi="Palatino"/>
      <w:b/>
      <w:sz w:val="36"/>
      <w:lang w:val="en-US"/>
    </w:rPr>
  </w:style>
  <w:style w:type="paragraph" w:styleId="ListParagraph">
    <w:name w:val="List Paragraph"/>
    <w:basedOn w:val="Normal"/>
    <w:uiPriority w:val="34"/>
    <w:qFormat/>
    <w:pPr>
      <w:ind w:left="720"/>
      <w:contextualSpacing/>
    </w:pPr>
  </w:style>
  <w:style w:type="character" w:styleId="Hyperlink">
    <w:name w:val="Hyperlink"/>
    <w:basedOn w:val="DefaultParagraphFont"/>
    <w:rsid w:val="00BE3E86"/>
    <w:rPr>
      <w:color w:val="0563C1" w:themeColor="hyperlink"/>
      <w:u w:val="single"/>
    </w:rPr>
  </w:style>
  <w:style w:type="character" w:styleId="UnresolvedMention">
    <w:name w:val="Unresolved Mention"/>
    <w:basedOn w:val="DefaultParagraphFont"/>
    <w:uiPriority w:val="99"/>
    <w:semiHidden/>
    <w:unhideWhenUsed/>
    <w:rsid w:val="00BE3E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mailto:csaba.elekes@ncs.com.sg"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E7FF1A2F58EF418F88504E1BD3200C" ma:contentTypeVersion="9" ma:contentTypeDescription="Create a new document." ma:contentTypeScope="" ma:versionID="cb64273b669e04fd537613906e9eaaa1">
  <xsd:schema xmlns:xsd="http://www.w3.org/2001/XMLSchema" xmlns:xs="http://www.w3.org/2001/XMLSchema" xmlns:p="http://schemas.microsoft.com/office/2006/metadata/properties" xmlns:ns2="cc67e979-9039-4e29-a3c8-090556519612" xmlns:ns3="23cfdca7-18af-4d35-b0fb-e0aef616b7d5" targetNamespace="http://schemas.microsoft.com/office/2006/metadata/properties" ma:root="true" ma:fieldsID="c39ac2da2a54538397252807db5d42ed" ns2:_="" ns3:_="">
    <xsd:import namespace="cc67e979-9039-4e29-a3c8-090556519612"/>
    <xsd:import namespace="23cfdca7-18af-4d35-b0fb-e0aef616b7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67e979-9039-4e29-a3c8-0905565196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3845005-b1a7-42d4-a10a-fd9549ec28b9"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cfdca7-18af-4d35-b0fb-e0aef616b7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3cbee85-5893-4406-8850-913faace7fad}" ma:internalName="TaxCatchAll" ma:showField="CatchAllData" ma:web="23cfdca7-18af-4d35-b0fb-e0aef616b7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c67e979-9039-4e29-a3c8-090556519612">
      <Terms xmlns="http://schemas.microsoft.com/office/infopath/2007/PartnerControls"/>
    </lcf76f155ced4ddcb4097134ff3c332f>
    <TaxCatchAll xmlns="23cfdca7-18af-4d35-b0fb-e0aef616b7d5" xsi:nil="true"/>
  </documentManagement>
</p:properties>
</file>

<file path=customXml/itemProps1.xml><?xml version="1.0" encoding="utf-8"?>
<ds:datastoreItem xmlns:ds="http://schemas.openxmlformats.org/officeDocument/2006/customXml" ds:itemID="{A981A422-98F9-416A-A55F-3915040A10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67e979-9039-4e29-a3c8-090556519612"/>
    <ds:schemaRef ds:uri="23cfdca7-18af-4d35-b0fb-e0aef616b7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1DCA9DA-599B-42BD-AF2D-BEC4119EFC96}">
  <ds:schemaRefs>
    <ds:schemaRef ds:uri="http://schemas.microsoft.com/sharepoint/v3/contenttype/forms"/>
  </ds:schemaRefs>
</ds:datastoreItem>
</file>

<file path=customXml/itemProps3.xml><?xml version="1.0" encoding="utf-8"?>
<ds:datastoreItem xmlns:ds="http://schemas.openxmlformats.org/officeDocument/2006/customXml" ds:itemID="{3D92B651-AF73-4596-B66D-F0B6A0C9F642}">
  <ds:schemaRefs>
    <ds:schemaRef ds:uri="http://schemas.microsoft.com/office/2006/metadata/properties"/>
    <ds:schemaRef ds:uri="http://schemas.microsoft.com/office/infopath/2007/PartnerControls"/>
    <ds:schemaRef ds:uri="cc67e979-9039-4e29-a3c8-090556519612"/>
    <ds:schemaRef ds:uri="23cfdca7-18af-4d35-b0fb-e0aef616b7d5"/>
  </ds:schemaRefs>
</ds:datastoreItem>
</file>

<file path=docMetadata/LabelInfo.xml><?xml version="1.0" encoding="utf-8"?>
<clbl:labelList xmlns:clbl="http://schemas.microsoft.com/office/2020/mipLabelMetadata">
  <clbl:label id="{ca90d8f5-8963-4b6e-bca9-9ac468bcc7a8}" enabled="0" method="" siteId="{ca90d8f5-8963-4b6e-bca9-9ac468bcc7a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Capstone Project Proposal</vt:lpstr>
    </vt:vector>
  </TitlesOfParts>
  <Manager/>
  <Company>NUS-ISS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Project Proposal</dc:title>
  <dc:subject/>
  <dc:creator>NUS-ISS;alvinkoh@ncs.com.sg</dc:creator>
  <cp:keywords/>
  <dc:description/>
  <cp:lastModifiedBy>Zeng Qingtao  (NCS)</cp:lastModifiedBy>
  <cp:revision>1</cp:revision>
  <cp:lastPrinted>2003-01-07T22:33:00Z</cp:lastPrinted>
  <dcterms:created xsi:type="dcterms:W3CDTF">2026-10-06T08:12:00Z</dcterms:created>
  <dcterms:modified xsi:type="dcterms:W3CDTF">2026-10-08T07:55:00Z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0x010100E3E7FF1A2F58EF418F88504E1BD3200C</vt:lpwstr>
  </property>
  <property fmtid="{D5CDD505-2E9C-101B-9397-08002B2CF9AE}" pid="3" name="KSOProductBuildVer">
    <vt:lpwstr>2052-4.3.0.7281</vt:lpwstr>
  </property>
  <property fmtid="{D5CDD505-2E9C-101B-9397-08002B2CF9AE}" pid="4" name="ICV">
    <vt:lpwstr>3FBC987E2A288CBF0DD31364EFC891F8</vt:lpwstr>
  </property>
  <property fmtid="{D5CDD505-2E9C-101B-9397-08002B2CF9AE}" pid="5" name="MediaServiceImageTags">
    <vt:lpwstr/>
  </property>
</Properties>
</file>